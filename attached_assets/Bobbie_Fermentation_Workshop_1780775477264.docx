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Fermentation Workshop</w:t>
      </w:r>
      <w:sdt>
        <w:sdtPr>
          <w:tag w:val="goog_rdk_0"/>
        </w:sdtPr>
        <w:sdtContent>
          <w:del w:author="807 Food Co-op, Chair" w:id="0" w:date="2023-08-22T14:53:20Z">
            <w:r w:rsidDel="00000000" w:rsidR="00000000" w:rsidRPr="00000000">
              <w:rPr>
                <w:b w:val="1"/>
                <w:sz w:val="28"/>
                <w:szCs w:val="28"/>
                <w:rtl w:val="0"/>
              </w:rPr>
              <w:delText xml:space="preserve"> (Bobbie)</w:delText>
            </w:r>
          </w:del>
        </w:sdtContent>
      </w:sdt>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Equipment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Stoneware pots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Crocks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jars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Weights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Wooden pounder</w:t>
        <w:tab/>
        <w:tab/>
        <w:tab/>
      </w:r>
    </w:p>
    <w:p w:rsidR="00000000" w:rsidDel="00000000" w:rsidP="00000000" w:rsidRDefault="00000000" w:rsidRPr="00000000" w14:paraId="00000008">
      <w:pPr>
        <w:rPr/>
      </w:pPr>
      <w:r w:rsidDel="00000000" w:rsidR="00000000" w:rsidRPr="00000000">
        <w:rPr>
          <w:rtl w:val="0"/>
        </w:rPr>
        <w:t xml:space="preserve">Process – it is different with each recipe</w:t>
      </w:r>
    </w:p>
    <w:p w:rsidR="00000000" w:rsidDel="00000000" w:rsidP="00000000" w:rsidRDefault="00000000" w:rsidRPr="00000000" w14:paraId="00000009">
      <w:pPr>
        <w:rPr/>
      </w:pPr>
      <w:r w:rsidDel="00000000" w:rsidR="00000000" w:rsidRPr="00000000">
        <w:rPr>
          <w:rtl w:val="0"/>
        </w:rPr>
        <w:t xml:space="preserve">Tips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Keep the vegetables submerged</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Watch for surface yeasts and molds and remove as necessary. It is not a problem if managed.</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fresh, from the garden vegetables if possible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Fermenting in faster in higher temperatures and slower in lower temperatures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Keep surfaces, utensils and hands clean while handling ferments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Eat ferments daily for good gut health</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fun, experiment in small batches</w:t>
      </w:r>
    </w:p>
    <w:p w:rsidR="00000000" w:rsidDel="00000000" w:rsidP="00000000" w:rsidRDefault="00000000" w:rsidRPr="00000000" w14:paraId="00000011">
      <w:pPr>
        <w:rPr/>
      </w:pPr>
      <w:r w:rsidDel="00000000" w:rsidR="00000000" w:rsidRPr="00000000">
        <w:rPr>
          <w:rtl w:val="0"/>
        </w:rPr>
        <w:t xml:space="preserve">Good combos/recipes</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Cabbage Kimchi (</w:t>
      </w:r>
      <w:r w:rsidDel="00000000" w:rsidR="00000000" w:rsidRPr="00000000">
        <w:rPr>
          <w:rtl w:val="0"/>
        </w:rPr>
        <w:t xml:space="preserve">Katz, Sandor Ellix. Wild Fermentation (pp. 82-85). Chelsea Green Publishing. Kindle Edition)</w:t>
      </w:r>
    </w:p>
    <w:p w:rsidR="00000000" w:rsidDel="00000000" w:rsidP="00000000" w:rsidRDefault="00000000" w:rsidRPr="00000000" w14:paraId="00000014">
      <w:pPr>
        <w:rPr/>
      </w:pPr>
      <w:r w:rsidDel="00000000" w:rsidR="00000000" w:rsidRPr="00000000">
        <w:rPr>
          <w:rtl w:val="0"/>
        </w:rPr>
        <w:t xml:space="preserve">Ingredients (for 1 quart/1 liter): 6 tablespoons/90 grams sea salt </w:t>
      </w:r>
    </w:p>
    <w:p w:rsidR="00000000" w:rsidDel="00000000" w:rsidP="00000000" w:rsidRDefault="00000000" w:rsidRPr="00000000" w14:paraId="00000015">
      <w:pPr>
        <w:rPr/>
      </w:pPr>
      <w:r w:rsidDel="00000000" w:rsidR="00000000" w:rsidRPr="00000000">
        <w:rPr>
          <w:rtl w:val="0"/>
        </w:rPr>
        <w:t xml:space="preserve">2 pounds/1-kilogram napa cabbage (½–1 head) </w:t>
      </w:r>
    </w:p>
    <w:p w:rsidR="00000000" w:rsidDel="00000000" w:rsidP="00000000" w:rsidRDefault="00000000" w:rsidRPr="00000000" w14:paraId="00000016">
      <w:pPr>
        <w:rPr/>
      </w:pPr>
      <w:r w:rsidDel="00000000" w:rsidR="00000000" w:rsidRPr="00000000">
        <w:rPr>
          <w:rtl w:val="0"/>
        </w:rPr>
        <w:t xml:space="preserve">1 tablespoon rice flour (optional) </w:t>
      </w:r>
    </w:p>
    <w:p w:rsidR="00000000" w:rsidDel="00000000" w:rsidP="00000000" w:rsidRDefault="00000000" w:rsidRPr="00000000" w14:paraId="00000017">
      <w:pPr>
        <w:rPr/>
      </w:pPr>
      <w:r w:rsidDel="00000000" w:rsidR="00000000" w:rsidRPr="00000000">
        <w:rPr>
          <w:rtl w:val="0"/>
        </w:rPr>
        <w:t xml:space="preserve">2–4 tablespoons (or more!) gochugaru, Korean chili powder, and/or fresh or dried chilies </w:t>
      </w:r>
    </w:p>
    <w:p w:rsidR="00000000" w:rsidDel="00000000" w:rsidP="00000000" w:rsidRDefault="00000000" w:rsidRPr="00000000" w14:paraId="00000018">
      <w:pPr>
        <w:rPr/>
      </w:pPr>
      <w:r w:rsidDel="00000000" w:rsidR="00000000" w:rsidRPr="00000000">
        <w:rPr>
          <w:rtl w:val="0"/>
        </w:rPr>
        <w:t xml:space="preserve">1 bunch scallions or 1 onion or leek or a few shallots (or more!) </w:t>
      </w:r>
    </w:p>
    <w:p w:rsidR="00000000" w:rsidDel="00000000" w:rsidP="00000000" w:rsidRDefault="00000000" w:rsidRPr="00000000" w14:paraId="00000019">
      <w:pPr>
        <w:rPr/>
      </w:pPr>
      <w:r w:rsidDel="00000000" w:rsidR="00000000" w:rsidRPr="00000000">
        <w:rPr>
          <w:rtl w:val="0"/>
        </w:rPr>
        <w:t xml:space="preserve">3–4 cloves garlic (or more!) </w:t>
      </w:r>
    </w:p>
    <w:p w:rsidR="00000000" w:rsidDel="00000000" w:rsidP="00000000" w:rsidRDefault="00000000" w:rsidRPr="00000000" w14:paraId="0000001A">
      <w:pPr>
        <w:rPr/>
      </w:pPr>
      <w:r w:rsidDel="00000000" w:rsidR="00000000" w:rsidRPr="00000000">
        <w:rPr>
          <w:rtl w:val="0"/>
        </w:rPr>
        <w:t xml:space="preserve">2 tablespoons (or more!) fresh-grated gingerroot </w:t>
      </w:r>
    </w:p>
    <w:p w:rsidR="00000000" w:rsidDel="00000000" w:rsidP="00000000" w:rsidRDefault="00000000" w:rsidRPr="00000000" w14:paraId="0000001B">
      <w:pPr>
        <w:rPr/>
      </w:pPr>
      <w:r w:rsidDel="00000000" w:rsidR="00000000" w:rsidRPr="00000000">
        <w:rPr>
          <w:b w:val="1"/>
          <w:rtl w:val="0"/>
        </w:rPr>
        <w:t xml:space="preserve">Process:</w:t>
      </w:r>
      <w:r w:rsidDel="00000000" w:rsidR="00000000" w:rsidRPr="00000000">
        <w:rPr>
          <w:rtl w:val="0"/>
        </w:rPr>
        <w:t xml:space="preserve"> Coarsely chop the cabbage and place it in a bowl or pot, along with any other vegetables you might wish to include, but not the spices.</w:t>
      </w:r>
    </w:p>
    <w:p w:rsidR="00000000" w:rsidDel="00000000" w:rsidP="00000000" w:rsidRDefault="00000000" w:rsidRPr="00000000" w14:paraId="0000001C">
      <w:pPr>
        <w:rPr/>
      </w:pPr>
      <w:r w:rsidDel="00000000" w:rsidR="00000000" w:rsidRPr="00000000">
        <w:rPr>
          <w:b w:val="1"/>
          <w:rtl w:val="0"/>
        </w:rPr>
        <w:t xml:space="preserve">Mix a strong brine</w:t>
      </w:r>
      <w:r w:rsidDel="00000000" w:rsidR="00000000" w:rsidRPr="00000000">
        <w:rPr>
          <w:rtl w:val="0"/>
        </w:rPr>
        <w:t xml:space="preserve"> of about 4 cups/1 liter of water and salt. Stir well to thoroughly dissolve the salt. The brine should taste very salty. If you want to use taste as a guide, think seawater. </w:t>
      </w:r>
    </w:p>
    <w:p w:rsidR="00000000" w:rsidDel="00000000" w:rsidP="00000000" w:rsidRDefault="00000000" w:rsidRPr="00000000" w14:paraId="0000001D">
      <w:pPr>
        <w:rPr/>
      </w:pPr>
      <w:r w:rsidDel="00000000" w:rsidR="00000000" w:rsidRPr="00000000">
        <w:rPr>
          <w:b w:val="1"/>
          <w:rtl w:val="0"/>
        </w:rPr>
        <w:t xml:space="preserve">Pour the brine over the vegetables</w:t>
      </w:r>
      <w:r w:rsidDel="00000000" w:rsidR="00000000" w:rsidRPr="00000000">
        <w:rPr>
          <w:rtl w:val="0"/>
        </w:rPr>
        <w:t xml:space="preserve">. Firmly press the vegetables down with your hands a few times to get them submerged. If it seems like there’s not quite enough water to cover the vegetables, don’t worry; the salt will pull more water out of the vegetables and there will be plenty. Cover the vegetables with a plate, place a full jar or other weight on it, and press firmly every few minutes until the vegetables are fully submerged. Leave the vegetables in their brine on the kitchen counter a few hours or overnight. </w:t>
      </w:r>
    </w:p>
    <w:p w:rsidR="00000000" w:rsidDel="00000000" w:rsidP="00000000" w:rsidRDefault="00000000" w:rsidRPr="00000000" w14:paraId="0000001E">
      <w:pPr>
        <w:rPr/>
      </w:pPr>
      <w:r w:rsidDel="00000000" w:rsidR="00000000" w:rsidRPr="00000000">
        <w:rPr>
          <w:b w:val="1"/>
          <w:rtl w:val="0"/>
        </w:rPr>
        <w:t xml:space="preserve">Make a paste</w:t>
      </w:r>
      <w:r w:rsidDel="00000000" w:rsidR="00000000" w:rsidRPr="00000000">
        <w:rPr>
          <w:rtl w:val="0"/>
        </w:rPr>
        <w:t xml:space="preserve">. This step is optional. It gives kimchi a red pasty saucy quality, but you can make great kimchi without it if you want to keep it simple. In a small saucepan, mix the rice flour with ½ cup/125 milliliters of cold water. Stir thoroughly to dissolve the flour and break up clumps. Gently heat, stirring constantly to prevent burning. Keep stirring as the rice flour mix starts to cook and thicken. Cook for a few minutes until the mix achieves a gluey pastiness, but remains thin enough to pour. If it seems too thick, add a little hot water and stir well. Once it’s cooled to body temperature (during which time it will further thicken), mix this with the chili powder into a bright red paste, and then incorporate the rest of the spices described below. </w:t>
      </w:r>
    </w:p>
    <w:p w:rsidR="00000000" w:rsidDel="00000000" w:rsidP="00000000" w:rsidRDefault="00000000" w:rsidRPr="00000000" w14:paraId="0000001F">
      <w:pPr>
        <w:rPr/>
      </w:pPr>
      <w:r w:rsidDel="00000000" w:rsidR="00000000" w:rsidRPr="00000000">
        <w:rPr>
          <w:b w:val="1"/>
          <w:rtl w:val="0"/>
        </w:rPr>
        <w:t xml:space="preserve">Prepare the spices</w:t>
      </w:r>
      <w:r w:rsidDel="00000000" w:rsidR="00000000" w:rsidRPr="00000000">
        <w:rPr>
          <w:rtl w:val="0"/>
        </w:rPr>
        <w:t xml:space="preserve">. Grate the ginger; chop the garlic and onion; remove the seeds from the chilies and chop or crush, or throw them in whole. To make a Korean-style red pasty kimchi, use the Korean-style chili powder. Kimchi can absorb a lot of spice. Experiment with quantities and don’t worry too much about them. Mix spices into a paste. If you wish, add a small amount of fish sauce to the spice paste. </w:t>
      </w:r>
    </w:p>
    <w:p w:rsidR="00000000" w:rsidDel="00000000" w:rsidP="00000000" w:rsidRDefault="00000000" w:rsidRPr="00000000" w14:paraId="00000020">
      <w:pPr>
        <w:rPr/>
      </w:pPr>
      <w:r w:rsidDel="00000000" w:rsidR="00000000" w:rsidRPr="00000000">
        <w:rPr>
          <w:b w:val="1"/>
          <w:rtl w:val="0"/>
        </w:rPr>
        <w:t xml:space="preserve">Drain the water off the vegetables</w:t>
      </w:r>
      <w:r w:rsidDel="00000000" w:rsidR="00000000" w:rsidRPr="00000000">
        <w:rPr>
          <w:rtl w:val="0"/>
        </w:rPr>
        <w:t xml:space="preserve">. Really let them drain, and even press them lightly to force water out. Taste the vegetables for saltiness. That initial salting mostly pulls water out of the vegetables, but not much of it absorbs into them. If you cannot taste salt, add 1–2 teaspoons salt to the spice paste. In the unlikely event that the vegetables are too salty, rinse them. </w:t>
      </w:r>
    </w:p>
    <w:p w:rsidR="00000000" w:rsidDel="00000000" w:rsidP="00000000" w:rsidRDefault="00000000" w:rsidRPr="00000000" w14:paraId="00000021">
      <w:pPr>
        <w:rPr/>
      </w:pPr>
      <w:r w:rsidDel="00000000" w:rsidR="00000000" w:rsidRPr="00000000">
        <w:rPr>
          <w:b w:val="1"/>
          <w:rtl w:val="0"/>
        </w:rPr>
        <w:t xml:space="preserve">Mix the vegetables with the spice paste</w:t>
      </w:r>
      <w:r w:rsidDel="00000000" w:rsidR="00000000" w:rsidRPr="00000000">
        <w:rPr>
          <w:rtl w:val="0"/>
        </w:rPr>
        <w:t xml:space="preserve">. Mix everything together well.</w:t>
      </w:r>
    </w:p>
    <w:p w:rsidR="00000000" w:rsidDel="00000000" w:rsidP="00000000" w:rsidRDefault="00000000" w:rsidRPr="00000000" w14:paraId="00000022">
      <w:pPr>
        <w:rPr/>
      </w:pPr>
      <w:r w:rsidDel="00000000" w:rsidR="00000000" w:rsidRPr="00000000">
        <w:rPr>
          <w:b w:val="1"/>
          <w:rtl w:val="0"/>
        </w:rPr>
        <w:t xml:space="preserve">Pack the kimchi into a jar</w:t>
      </w:r>
      <w:r w:rsidDel="00000000" w:rsidR="00000000" w:rsidRPr="00000000">
        <w:rPr>
          <w:rtl w:val="0"/>
        </w:rPr>
        <w:t xml:space="preserve">. Use a clean quart-size (liter) jar. Pack it tightly into the jar, pressing down until paste or liquid rises to cover the vegetables. Fill the jar almost all the way to the top, leaving a little space for expansion. If there is extra spiced vegetable mix, use it to fill a smaller jar. Press down repeatedly to get the vegetables fully submerged. Screw the top on the jar. </w:t>
      </w:r>
    </w:p>
    <w:p w:rsidR="00000000" w:rsidDel="00000000" w:rsidP="00000000" w:rsidRDefault="00000000" w:rsidRPr="00000000" w14:paraId="00000023">
      <w:pPr>
        <w:rPr/>
      </w:pPr>
      <w:r w:rsidDel="00000000" w:rsidR="00000000" w:rsidRPr="00000000">
        <w:rPr>
          <w:b w:val="1"/>
          <w:rtl w:val="0"/>
        </w:rPr>
        <w:t xml:space="preserve">Ferment</w:t>
      </w:r>
      <w:r w:rsidDel="00000000" w:rsidR="00000000" w:rsidRPr="00000000">
        <w:rPr>
          <w:rtl w:val="0"/>
        </w:rPr>
        <w:t xml:space="preserve"> in a visible spot on the kitchen counter. Be sure to loosen the top to relieve pressure each day for the first few days. While you are there, use your (clean!) fingers to push the vegetables back under the brine, and after a few days taste the kimchi. Once it tastes ripe to you, move it to the refrigerator. Or if you have a cellar or other cool spot, ferment kimchi more slowly and for much longer.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sdt>
      <w:sdtPr>
        <w:tag w:val="goog_rdk_3"/>
      </w:sdtPr>
      <w:sdtContent>
        <w:p w:rsidR="00000000" w:rsidDel="00000000" w:rsidP="00000000" w:rsidRDefault="00000000" w:rsidRPr="00000000" w14:paraId="0000002B">
          <w:pPr>
            <w:rPr>
              <w:ins w:author="807 Food Co-op, Chair" w:id="1" w:date="2023-08-22T14:52:51Z"/>
              <w:b w:val="1"/>
            </w:rPr>
          </w:pPr>
          <w:sdt>
            <w:sdtPr>
              <w:tag w:val="goog_rdk_2"/>
            </w:sdtPr>
            <w:sdtContent>
              <w:ins w:author="807 Food Co-op, Chair" w:id="1" w:date="2023-08-22T14:52:51Z">
                <w:r w:rsidDel="00000000" w:rsidR="00000000" w:rsidRPr="00000000">
                  <w:rPr>
                    <w:rtl w:val="0"/>
                  </w:rPr>
                </w:r>
              </w:ins>
            </w:sdtContent>
          </w:sdt>
        </w:p>
      </w:sdtContent>
    </w:sdt>
    <w:sdt>
      <w:sdtPr>
        <w:tag w:val="goog_rdk_5"/>
      </w:sdtPr>
      <w:sdtContent>
        <w:p w:rsidR="00000000" w:rsidDel="00000000" w:rsidP="00000000" w:rsidRDefault="00000000" w:rsidRPr="00000000" w14:paraId="0000002C">
          <w:pPr>
            <w:rPr>
              <w:ins w:author="807 Food Co-op, Chair" w:id="1" w:date="2023-08-22T14:52:51Z"/>
              <w:b w:val="1"/>
            </w:rPr>
          </w:pPr>
          <w:sdt>
            <w:sdtPr>
              <w:tag w:val="goog_rdk_4"/>
            </w:sdtPr>
            <w:sdtContent>
              <w:ins w:author="807 Food Co-op, Chair" w:id="1" w:date="2023-08-22T14:52:51Z">
                <w:r w:rsidDel="00000000" w:rsidR="00000000" w:rsidRPr="00000000">
                  <w:rPr>
                    <w:rtl w:val="0"/>
                  </w:rPr>
                </w:r>
              </w:ins>
            </w:sdtContent>
          </w:sdt>
        </w:p>
      </w:sdtContent>
    </w:sdt>
    <w:p w:rsidR="00000000" w:rsidDel="00000000" w:rsidP="00000000" w:rsidRDefault="00000000" w:rsidRPr="00000000" w14:paraId="0000002D">
      <w:pPr>
        <w:rPr>
          <w:b w:val="1"/>
        </w:rPr>
      </w:pPr>
      <w:r w:rsidDel="00000000" w:rsidR="00000000" w:rsidRPr="00000000">
        <w:rPr>
          <w:rtl w:val="0"/>
        </w:rPr>
      </w:r>
    </w:p>
    <w:sdt>
      <w:sdtPr>
        <w:tag w:val="goog_rdk_9"/>
      </w:sdtPr>
      <w:sdtContent>
        <w:p w:rsidR="00000000" w:rsidDel="00000000" w:rsidP="00000000" w:rsidRDefault="00000000" w:rsidRPr="00000000" w14:paraId="0000002E">
          <w:pPr>
            <w:rPr>
              <w:ins w:author="807 Food Co-op, Chair" w:id="3" w:date="2023-08-22T14:52:59Z"/>
              <w:b w:val="1"/>
              <w:sz w:val="26"/>
              <w:szCs w:val="26"/>
              <w:rPrChange w:author="807 Food Co-op, Chair" w:id="2" w:date="2023-08-22T14:53:03Z">
                <w:rPr>
                  <w:b w:val="1"/>
                </w:rPr>
              </w:rPrChange>
            </w:rPr>
          </w:pPr>
          <w:sdt>
            <w:sdtPr>
              <w:tag w:val="goog_rdk_6"/>
            </w:sdtPr>
            <w:sdtContent>
              <w:r w:rsidDel="00000000" w:rsidR="00000000" w:rsidRPr="00000000">
                <w:rPr>
                  <w:b w:val="1"/>
                  <w:sz w:val="26"/>
                  <w:szCs w:val="26"/>
                  <w:rtl w:val="0"/>
                  <w:rPrChange w:author="807 Food Co-op, Chair" w:id="2" w:date="2023-08-22T14:53:03Z">
                    <w:rPr>
                      <w:b w:val="1"/>
                    </w:rPr>
                  </w:rPrChange>
                </w:rPr>
                <w:t xml:space="preserve">Sour Pickles</w:t>
              </w:r>
            </w:sdtContent>
          </w:sdt>
          <w:sdt>
            <w:sdtPr>
              <w:tag w:val="goog_rdk_7"/>
            </w:sdtPr>
            <w:sdtContent>
              <w:ins w:author="807 Food Co-op, Chair" w:id="3" w:date="2023-08-22T14:52:59Z"/>
              <w:sdt>
                <w:sdtPr>
                  <w:tag w:val="goog_rdk_8"/>
                </w:sdtPr>
                <w:sdtContent>
                  <w:ins w:author="807 Food Co-op, Chair" w:id="3" w:date="2023-08-22T14:52:59Z">
                    <w:r w:rsidDel="00000000" w:rsidR="00000000" w:rsidRPr="00000000">
                      <w:rPr>
                        <w:rtl w:val="0"/>
                      </w:rPr>
                    </w:r>
                  </w:ins>
                </w:sdtContent>
              </w:sdt>
              <w:ins w:author="807 Food Co-op, Chair" w:id="3" w:date="2023-08-22T14:52:59Z"/>
            </w:sdtContent>
          </w:sdt>
        </w:p>
      </w:sdtContent>
    </w:sdt>
    <w:p w:rsidR="00000000" w:rsidDel="00000000" w:rsidP="00000000" w:rsidRDefault="00000000" w:rsidRPr="00000000" w14:paraId="0000002F">
      <w:pPr>
        <w:rPr/>
      </w:pPr>
      <w:r w:rsidDel="00000000" w:rsidR="00000000" w:rsidRPr="00000000">
        <w:rPr>
          <w:rtl w:val="0"/>
        </w:rPr>
        <w:t xml:space="preserve"> (Katz, Sandor Ellix. Wild Fermentation (pp. 82-85). Chelsea Green Publishing. Kindle Edition.)</w:t>
      </w:r>
    </w:p>
    <w:p w:rsidR="00000000" w:rsidDel="00000000" w:rsidP="00000000" w:rsidRDefault="00000000" w:rsidRPr="00000000" w14:paraId="00000030">
      <w:pPr>
        <w:rPr/>
      </w:pPr>
      <w:r w:rsidDel="00000000" w:rsidR="00000000" w:rsidRPr="00000000">
        <w:rPr>
          <w:b w:val="1"/>
          <w:rtl w:val="0"/>
        </w:rPr>
        <w:t xml:space="preserve">Timeframe</w:t>
      </w:r>
      <w:r w:rsidDel="00000000" w:rsidR="00000000" w:rsidRPr="00000000">
        <w:rPr>
          <w:rtl w:val="0"/>
        </w:rPr>
        <w:t xml:space="preserve">: 4 days to 2 weeks, depending upon temperature </w:t>
      </w:r>
    </w:p>
    <w:p w:rsidR="00000000" w:rsidDel="00000000" w:rsidP="00000000" w:rsidRDefault="00000000" w:rsidRPr="00000000" w14:paraId="00000031">
      <w:pPr>
        <w:rPr/>
      </w:pPr>
      <w:r w:rsidDel="00000000" w:rsidR="00000000" w:rsidRPr="00000000">
        <w:rPr>
          <w:b w:val="1"/>
          <w:rtl w:val="0"/>
        </w:rPr>
        <w:t xml:space="preserve">Vessel</w:t>
      </w:r>
      <w:r w:rsidDel="00000000" w:rsidR="00000000" w:rsidRPr="00000000">
        <w:rPr>
          <w:rtl w:val="0"/>
        </w:rPr>
        <w:t xml:space="preserve">: 1-quart/1-liter jar (or for larger batches a larger jar or ceramic crock) </w:t>
      </w:r>
    </w:p>
    <w:p w:rsidR="00000000" w:rsidDel="00000000" w:rsidP="00000000" w:rsidRDefault="00000000" w:rsidRPr="00000000" w14:paraId="00000032">
      <w:pPr>
        <w:rPr/>
      </w:pPr>
      <w:r w:rsidDel="00000000" w:rsidR="00000000" w:rsidRPr="00000000">
        <w:rPr>
          <w:b w:val="1"/>
          <w:rtl w:val="0"/>
        </w:rPr>
        <w:t xml:space="preserve">Ingredients (for 1 quart/1 liter):</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1 pound/500 grams small unwaxed pickling cucumbers </w:t>
      </w:r>
    </w:p>
    <w:p w:rsidR="00000000" w:rsidDel="00000000" w:rsidP="00000000" w:rsidRDefault="00000000" w:rsidRPr="00000000" w14:paraId="00000034">
      <w:pPr>
        <w:rPr/>
      </w:pPr>
      <w:r w:rsidDel="00000000" w:rsidR="00000000" w:rsidRPr="00000000">
        <w:rPr>
          <w:rtl w:val="0"/>
        </w:rPr>
        <w:t xml:space="preserve">1½ tablespoons sea salt </w:t>
      </w:r>
    </w:p>
    <w:p w:rsidR="00000000" w:rsidDel="00000000" w:rsidP="00000000" w:rsidRDefault="00000000" w:rsidRPr="00000000" w14:paraId="00000035">
      <w:pPr>
        <w:rPr/>
      </w:pPr>
      <w:r w:rsidDel="00000000" w:rsidR="00000000" w:rsidRPr="00000000">
        <w:rPr>
          <w:rtl w:val="0"/>
        </w:rPr>
        <w:t xml:space="preserve">1 or 2 heads fresh flowering dill, or 1–2 tablespoons any form of dill (fresh or dried leaf or seeds) 1–2 heads garlic</w:t>
      </w:r>
    </w:p>
    <w:p w:rsidR="00000000" w:rsidDel="00000000" w:rsidP="00000000" w:rsidRDefault="00000000" w:rsidRPr="00000000" w14:paraId="00000036">
      <w:pPr>
        <w:rPr/>
      </w:pPr>
      <w:r w:rsidDel="00000000" w:rsidR="00000000" w:rsidRPr="00000000">
        <w:rPr>
          <w:rtl w:val="0"/>
        </w:rPr>
        <w:t xml:space="preserve">1 tsp black peppercorns </w:t>
      </w:r>
    </w:p>
    <w:p w:rsidR="00000000" w:rsidDel="00000000" w:rsidP="00000000" w:rsidRDefault="00000000" w:rsidRPr="00000000" w14:paraId="00000037">
      <w:pPr>
        <w:rPr/>
      </w:pPr>
      <w:r w:rsidDel="00000000" w:rsidR="00000000" w:rsidRPr="00000000">
        <w:rPr>
          <w:rtl w:val="0"/>
        </w:rPr>
        <w:t xml:space="preserve">1 small handful fresh grape, cherry, oak, and/or horseradish leaves (if available)</w:t>
      </w:r>
    </w:p>
    <w:p w:rsidR="00000000" w:rsidDel="00000000" w:rsidP="00000000" w:rsidRDefault="00000000" w:rsidRPr="00000000" w14:paraId="00000038">
      <w:pPr>
        <w:rPr/>
      </w:pPr>
      <w:r w:rsidDel="00000000" w:rsidR="00000000" w:rsidRPr="00000000">
        <w:rPr>
          <w:b w:val="1"/>
          <w:rtl w:val="0"/>
        </w:rPr>
        <w:t xml:space="preserve">Process:</w:t>
      </w:r>
      <w:r w:rsidDel="00000000" w:rsidR="00000000" w:rsidRPr="00000000">
        <w:rPr>
          <w:rtl w:val="0"/>
        </w:rPr>
        <w:t xml:space="preserve"> Prepare the cucumbers. Rinse the cucumbers, taking care to not bruise them, and making sure their blossoms are removed. Scrape off any remains at the blossom end. If you’re using cucumbers that aren’t fresh off the vine that day, soak them for a couple of hours in very cold water to freshen them. </w:t>
      </w:r>
    </w:p>
    <w:p w:rsidR="00000000" w:rsidDel="00000000" w:rsidP="00000000" w:rsidRDefault="00000000" w:rsidRPr="00000000" w14:paraId="00000039">
      <w:pPr>
        <w:rPr/>
      </w:pPr>
      <w:r w:rsidDel="00000000" w:rsidR="00000000" w:rsidRPr="00000000">
        <w:rPr>
          <w:b w:val="1"/>
          <w:rtl w:val="0"/>
        </w:rPr>
        <w:t xml:space="preserve">Mix the brine.</w:t>
      </w:r>
      <w:r w:rsidDel="00000000" w:rsidR="00000000" w:rsidRPr="00000000">
        <w:rPr>
          <w:rtl w:val="0"/>
        </w:rPr>
        <w:t xml:space="preserve"> Dissolve the sea salt in 2 cups/500 milliliters of dechlorinated water to create a brine solution. Stir until the salt is thoroughly dissolved.</w:t>
      </w:r>
    </w:p>
    <w:p w:rsidR="00000000" w:rsidDel="00000000" w:rsidP="00000000" w:rsidRDefault="00000000" w:rsidRPr="00000000" w14:paraId="0000003A">
      <w:pPr>
        <w:rPr/>
      </w:pPr>
      <w:r w:rsidDel="00000000" w:rsidR="00000000" w:rsidRPr="00000000">
        <w:rPr>
          <w:b w:val="1"/>
          <w:rtl w:val="0"/>
        </w:rPr>
        <w:t xml:space="preserve">Fill the vessel</w:t>
      </w:r>
      <w:r w:rsidDel="00000000" w:rsidR="00000000" w:rsidRPr="00000000">
        <w:rPr>
          <w:rtl w:val="0"/>
        </w:rPr>
        <w:t xml:space="preserve">. Clean the vessel, then place at the bottom of it dill, garlic, fresh grape leaves, and black peppercorns. Pack whole cucumbers in the vessel, tightly to help them remain submerged under the brine. </w:t>
      </w:r>
    </w:p>
    <w:p w:rsidR="00000000" w:rsidDel="00000000" w:rsidP="00000000" w:rsidRDefault="00000000" w:rsidRPr="00000000" w14:paraId="0000003B">
      <w:pPr>
        <w:rPr/>
      </w:pPr>
      <w:r w:rsidDel="00000000" w:rsidR="00000000" w:rsidRPr="00000000">
        <w:rPr>
          <w:b w:val="1"/>
          <w:rtl w:val="0"/>
        </w:rPr>
        <w:t xml:space="preserve">Add the brine.</w:t>
      </w:r>
      <w:r w:rsidDel="00000000" w:rsidR="00000000" w:rsidRPr="00000000">
        <w:rPr>
          <w:rtl w:val="0"/>
        </w:rPr>
        <w:t xml:space="preserve"> If the brine doesn’t cover the cucumbers, add more brine mixed at the same ratio of ¾ tablespoon/12 grams salt to 1 cup/250 milliliters water. If the cucumbers are floating at the surface, an easy solution is to cut a chunk of a bigger cucumber to hold the others down, or to cut the top of a plastic food container a little bigger than the mouth of the jar, squeeze it through the mouth of the jar, and use it to hold the cucumbers submerged. If you’re using a crock, use a plate to weigh down the cucumbers, and cover it with a cloth to keep out dust and flies. With a jar, loosely seal the jar with its lid. </w:t>
      </w:r>
    </w:p>
    <w:p w:rsidR="00000000" w:rsidDel="00000000" w:rsidP="00000000" w:rsidRDefault="00000000" w:rsidRPr="00000000" w14:paraId="0000003C">
      <w:pPr>
        <w:rPr/>
      </w:pPr>
      <w:r w:rsidDel="00000000" w:rsidR="00000000" w:rsidRPr="00000000">
        <w:rPr>
          <w:b w:val="1"/>
          <w:rtl w:val="0"/>
        </w:rPr>
        <w:t xml:space="preserve">Ferment</w:t>
      </w:r>
      <w:r w:rsidDel="00000000" w:rsidR="00000000" w:rsidRPr="00000000">
        <w:rPr>
          <w:rtl w:val="0"/>
        </w:rPr>
        <w:t xml:space="preserve">. Leave the pickles until the color of the cucumbers changes from bright green to a duller olive green. Then taste every day or two. Sourness will develop over time, how fast depending primarily upon temperature. If any white surface scum appears, skim it from the surface, but don’t worry if you can’t get it all. Enjoy the pickles as they continue to ferment. Continue to check them regularly. If they start to get soft, or you don’t want them to get any sourer, move them to the fridge.</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sdt>
      <w:sdtPr>
        <w:tag w:val="goog_rdk_12"/>
      </w:sdtPr>
      <w:sdtContent>
        <w:p w:rsidR="00000000" w:rsidDel="00000000" w:rsidP="00000000" w:rsidRDefault="00000000" w:rsidRPr="00000000" w14:paraId="0000003F">
          <w:pPr>
            <w:rPr>
              <w:ins w:author="807 Food Co-op, Chair" w:id="4" w:date="2023-08-22T14:52:38Z"/>
              <w:b w:val="1"/>
            </w:rPr>
          </w:pPr>
          <w:sdt>
            <w:sdtPr>
              <w:tag w:val="goog_rdk_11"/>
            </w:sdtPr>
            <w:sdtContent>
              <w:ins w:author="807 Food Co-op, Chair" w:id="4" w:date="2023-08-22T14:52:38Z">
                <w:r w:rsidDel="00000000" w:rsidR="00000000" w:rsidRPr="00000000">
                  <w:rPr>
                    <w:rtl w:val="0"/>
                  </w:rPr>
                </w:r>
              </w:ins>
            </w:sdtContent>
          </w:sdt>
        </w:p>
      </w:sdtContent>
    </w:sdt>
    <w:sdt>
      <w:sdtPr>
        <w:tag w:val="goog_rdk_14"/>
      </w:sdtPr>
      <w:sdtContent>
        <w:p w:rsidR="00000000" w:rsidDel="00000000" w:rsidP="00000000" w:rsidRDefault="00000000" w:rsidRPr="00000000" w14:paraId="00000040">
          <w:pPr>
            <w:rPr>
              <w:ins w:author="807 Food Co-op, Chair" w:id="4" w:date="2023-08-22T14:52:38Z"/>
              <w:b w:val="1"/>
            </w:rPr>
          </w:pPr>
          <w:sdt>
            <w:sdtPr>
              <w:tag w:val="goog_rdk_13"/>
            </w:sdtPr>
            <w:sdtContent>
              <w:ins w:author="807 Food Co-op, Chair" w:id="4" w:date="2023-08-22T14:52:38Z">
                <w:r w:rsidDel="00000000" w:rsidR="00000000" w:rsidRPr="00000000">
                  <w:rPr>
                    <w:rtl w:val="0"/>
                  </w:rPr>
                </w:r>
              </w:ins>
            </w:sdtContent>
          </w:sdt>
        </w:p>
      </w:sdtContent>
    </w:sdt>
    <w:sdt>
      <w:sdtPr>
        <w:tag w:val="goog_rdk_16"/>
      </w:sdtPr>
      <w:sdtContent>
        <w:p w:rsidR="00000000" w:rsidDel="00000000" w:rsidP="00000000" w:rsidRDefault="00000000" w:rsidRPr="00000000" w14:paraId="00000041">
          <w:pPr>
            <w:rPr>
              <w:ins w:author="807 Food Co-op, Chair" w:id="4" w:date="2023-08-22T14:52:38Z"/>
              <w:b w:val="1"/>
            </w:rPr>
          </w:pPr>
          <w:sdt>
            <w:sdtPr>
              <w:tag w:val="goog_rdk_15"/>
            </w:sdtPr>
            <w:sdtContent>
              <w:ins w:author="807 Food Co-op, Chair" w:id="4" w:date="2023-08-22T14:52:38Z">
                <w:r w:rsidDel="00000000" w:rsidR="00000000" w:rsidRPr="00000000">
                  <w:rPr>
                    <w:rtl w:val="0"/>
                  </w:rPr>
                </w:r>
              </w:ins>
            </w:sdtContent>
          </w:sdt>
        </w:p>
      </w:sdtContent>
    </w:sdt>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Basic Sauerkraut </w:t>
      </w:r>
      <w:r w:rsidDel="00000000" w:rsidR="00000000" w:rsidRPr="00000000">
        <w:rPr>
          <w:rtl w:val="0"/>
        </w:rPr>
        <w:t xml:space="preserve">(Katz, Sandor Ellix. Wild Fermentation (p. 74-76). Chelsea Green Publishing. Kindle Edition.)</w:t>
      </w:r>
    </w:p>
    <w:p w:rsidR="00000000" w:rsidDel="00000000" w:rsidP="00000000" w:rsidRDefault="00000000" w:rsidRPr="00000000" w14:paraId="00000045">
      <w:pPr>
        <w:rPr/>
      </w:pPr>
      <w:r w:rsidDel="00000000" w:rsidR="00000000" w:rsidRPr="00000000">
        <w:rPr>
          <w:b w:val="1"/>
          <w:rtl w:val="0"/>
        </w:rPr>
        <w:t xml:space="preserve">Timeframe</w:t>
      </w:r>
      <w:r w:rsidDel="00000000" w:rsidR="00000000" w:rsidRPr="00000000">
        <w:rPr>
          <w:rtl w:val="0"/>
        </w:rPr>
        <w:t xml:space="preserve">: 3 days to 3 months (and beyond)</w:t>
      </w:r>
    </w:p>
    <w:p w:rsidR="00000000" w:rsidDel="00000000" w:rsidP="00000000" w:rsidRDefault="00000000" w:rsidRPr="00000000" w14:paraId="00000046">
      <w:pPr>
        <w:rPr/>
      </w:pPr>
      <w:r w:rsidDel="00000000" w:rsidR="00000000" w:rsidRPr="00000000">
        <w:rPr>
          <w:b w:val="1"/>
          <w:rtl w:val="0"/>
        </w:rPr>
        <w:t xml:space="preserve">Vessel</w:t>
      </w:r>
      <w:r w:rsidDel="00000000" w:rsidR="00000000" w:rsidRPr="00000000">
        <w:rPr>
          <w:rtl w:val="0"/>
        </w:rPr>
        <w:t xml:space="preserve">: 1-quart/1-liter wide-mouth jar, or a larger jar or crock </w:t>
      </w:r>
    </w:p>
    <w:p w:rsidR="00000000" w:rsidDel="00000000" w:rsidP="00000000" w:rsidRDefault="00000000" w:rsidRPr="00000000" w14:paraId="00000047">
      <w:pPr>
        <w:rPr/>
      </w:pPr>
      <w:r w:rsidDel="00000000" w:rsidR="00000000" w:rsidRPr="00000000">
        <w:rPr>
          <w:b w:val="1"/>
          <w:rtl w:val="0"/>
        </w:rPr>
        <w:t xml:space="preserve">Ingredients (for 1 quart/1 liter):</w:t>
      </w: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2 pounds/1 kilogram of vegetables per quart/liter, any varieties of cabbage alone or in combination, or at least half cabbage and the remainder any combination of radishes, turnips, carrots, beets, kohlrabi, Jerusalem artichokes, onions, shallots, leeks, garlic, greens, peppers, or other vegetables. </w:t>
      </w:r>
    </w:p>
    <w:p w:rsidR="00000000" w:rsidDel="00000000" w:rsidP="00000000" w:rsidRDefault="00000000" w:rsidRPr="00000000" w14:paraId="00000049">
      <w:pPr>
        <w:rPr/>
      </w:pPr>
      <w:r w:rsidDel="00000000" w:rsidR="00000000" w:rsidRPr="00000000">
        <w:rPr>
          <w:rtl w:val="0"/>
        </w:rPr>
        <w:t xml:space="preserve">Approximately 1 tablespoon salt (start with a little less, add if needed after tasting) </w:t>
      </w:r>
    </w:p>
    <w:p w:rsidR="00000000" w:rsidDel="00000000" w:rsidP="00000000" w:rsidRDefault="00000000" w:rsidRPr="00000000" w14:paraId="0000004A">
      <w:pPr>
        <w:rPr/>
      </w:pPr>
      <w:r w:rsidDel="00000000" w:rsidR="00000000" w:rsidRPr="00000000">
        <w:rPr>
          <w:rtl w:val="0"/>
        </w:rPr>
        <w:t xml:space="preserve">Other seasonings as desired, such as caraway seeds, juniper berries, dill, chili peppers, ginger, turmeric, dried cranberries, or whatever you can conjure in your imagination.</w:t>
      </w:r>
    </w:p>
    <w:p w:rsidR="00000000" w:rsidDel="00000000" w:rsidP="00000000" w:rsidRDefault="00000000" w:rsidRPr="00000000" w14:paraId="0000004B">
      <w:pPr>
        <w:rPr>
          <w:b w:val="1"/>
        </w:rPr>
      </w:pPr>
      <w:r w:rsidDel="00000000" w:rsidR="00000000" w:rsidRPr="00000000">
        <w:rPr>
          <w:b w:val="1"/>
          <w:rtl w:val="0"/>
        </w:rPr>
        <w:t xml:space="preserve">Process: </w:t>
      </w:r>
    </w:p>
    <w:p w:rsidR="00000000" w:rsidDel="00000000" w:rsidP="00000000" w:rsidRDefault="00000000" w:rsidRPr="00000000" w14:paraId="0000004C">
      <w:pPr>
        <w:rPr/>
      </w:pPr>
      <w:r w:rsidDel="00000000" w:rsidR="00000000" w:rsidRPr="00000000">
        <w:rPr>
          <w:b w:val="1"/>
          <w:rtl w:val="0"/>
        </w:rPr>
        <w:t xml:space="preserve">Prepare the vegetables</w:t>
      </w:r>
      <w:r w:rsidDel="00000000" w:rsidR="00000000" w:rsidRPr="00000000">
        <w:rPr>
          <w:rtl w:val="0"/>
        </w:rPr>
        <w:t xml:space="preserve">. Remove the outer leaves of the cabbage and reserve. Scrub the root vegetables but do not peel. Chop or grate all vegetables into a bowl. The purpose of this is to expose surface area in order to pull water out of the vegetables, so that they can be submerged under their own juices. The finer the veggies are shredded, the easier it is to get juices out, but fineness or coarseness can vary with excellent results. </w:t>
      </w:r>
    </w:p>
    <w:p w:rsidR="00000000" w:rsidDel="00000000" w:rsidP="00000000" w:rsidRDefault="00000000" w:rsidRPr="00000000" w14:paraId="0000004D">
      <w:pPr>
        <w:rPr/>
      </w:pPr>
      <w:r w:rsidDel="00000000" w:rsidR="00000000" w:rsidRPr="00000000">
        <w:rPr>
          <w:b w:val="1"/>
          <w:rtl w:val="0"/>
        </w:rPr>
        <w:t xml:space="preserve">Salt and season</w:t>
      </w:r>
      <w:r w:rsidDel="00000000" w:rsidR="00000000" w:rsidRPr="00000000">
        <w:rPr>
          <w:rtl w:val="0"/>
        </w:rPr>
        <w:t xml:space="preserve">. Salt the vegetables lightly and add seasonings as you chop. Sauerkraut does not require heavy salting. Taste after the next step and add more salt or seasonings, if desired. It is always easier to add salt than to remove it. (If you must, cover the veggies with dechlorinated water, let this sit for 5 minutes, then pour off the excess water.) </w:t>
      </w:r>
    </w:p>
    <w:p w:rsidR="00000000" w:rsidDel="00000000" w:rsidP="00000000" w:rsidRDefault="00000000" w:rsidRPr="00000000" w14:paraId="0000004E">
      <w:pPr>
        <w:rPr/>
      </w:pPr>
      <w:r w:rsidDel="00000000" w:rsidR="00000000" w:rsidRPr="00000000">
        <w:rPr>
          <w:b w:val="1"/>
          <w:rtl w:val="0"/>
        </w:rPr>
        <w:t xml:space="preserve">Squeeze</w:t>
      </w:r>
      <w:r w:rsidDel="00000000" w:rsidR="00000000" w:rsidRPr="00000000">
        <w:rPr>
          <w:rtl w:val="0"/>
        </w:rPr>
        <w:t xml:space="preserve"> the salted vegetables with your hands for a few minutes (or pound with a blunt tool). This bruises the vegetables, breaking down cell walls and enabling them to release their juices. Squeeze until you can pick up a handful and when you squeeze, juice releases (as from a wet sponge).</w:t>
      </w:r>
    </w:p>
    <w:p w:rsidR="00000000" w:rsidDel="00000000" w:rsidP="00000000" w:rsidRDefault="00000000" w:rsidRPr="00000000" w14:paraId="0000004F">
      <w:pPr>
        <w:rPr/>
      </w:pPr>
      <w:r w:rsidDel="00000000" w:rsidR="00000000" w:rsidRPr="00000000">
        <w:rPr>
          <w:b w:val="1"/>
          <w:rtl w:val="0"/>
        </w:rPr>
        <w:t xml:space="preserve">Pack</w:t>
      </w:r>
      <w:r w:rsidDel="00000000" w:rsidR="00000000" w:rsidRPr="00000000">
        <w:rPr>
          <w:rtl w:val="0"/>
        </w:rPr>
        <w:t xml:space="preserve"> the salted and squeezed vegetables into your jar. Press the vegetables down with force, using your fingers or a blunt tool, so that air pockets are expelled and juice rises up and over the vegetables. Fill the jar not quite all the way to the top, leaving a little space for expansion. The vegetables have a tendency to float to the top of the brine, so it’s best to keep them pressed down, using one of the cabbage’s outer leaves, folded to fit inside the jar, or a carved chunk of a root vegetable, or a small glass or ceramic insert. Screw the top on the jar; lactic acid bacteria are anaerobic and do not need oxygen (though they can function in the presence of oxygen). However, be aware that fermentation produces carbon dioxide, so pressure will build up in the jar and needs to be released daily, especially the first few days when fermentation will be most vigorous. </w:t>
      </w:r>
    </w:p>
    <w:p w:rsidR="00000000" w:rsidDel="00000000" w:rsidP="00000000" w:rsidRDefault="00000000" w:rsidRPr="00000000" w14:paraId="00000050">
      <w:pPr>
        <w:rPr/>
      </w:pPr>
      <w:r w:rsidDel="00000000" w:rsidR="00000000" w:rsidRPr="00000000">
        <w:rPr>
          <w:b w:val="1"/>
          <w:rtl w:val="0"/>
        </w:rPr>
        <w:t xml:space="preserve">Wait</w:t>
      </w:r>
      <w:r w:rsidDel="00000000" w:rsidR="00000000" w:rsidRPr="00000000">
        <w:rPr>
          <w:rtl w:val="0"/>
        </w:rPr>
        <w:t xml:space="preserve">. Be sure to loosen the top to relieve pressure each day for the first few days. The rate of fermentation will be faster in a warm environment, slower in a cool one. Some people prefer their krauts lightly fermented for just a few days; others prefer a stronger, more acidic flavor that develops over weeks or months. Taste after just a few days, then a few days later, and at regular intervals to discover what you prefer. Along with the flavor, the texture changes over time, beginning crunchy and gradually softening. Move to the refrigerator if you wish to stop (or rather slow) the fermentation. In a cool environment, kraut can continue fermenting slowly for months. In the summer or in a heated room, its life cycle is more rapid; eventually it can become soft and mushy. </w:t>
      </w:r>
    </w:p>
    <w:p w:rsidR="00000000" w:rsidDel="00000000" w:rsidP="00000000" w:rsidRDefault="00000000" w:rsidRPr="00000000" w14:paraId="00000051">
      <w:pPr>
        <w:rPr/>
      </w:pPr>
      <w:r w:rsidDel="00000000" w:rsidR="00000000" w:rsidRPr="00000000">
        <w:rPr>
          <w:b w:val="1"/>
          <w:rtl w:val="0"/>
        </w:rPr>
        <w:t xml:space="preserve">Surface growth</w:t>
      </w:r>
      <w:r w:rsidDel="00000000" w:rsidR="00000000" w:rsidRPr="00000000">
        <w:rPr>
          <w:rtl w:val="0"/>
        </w:rPr>
        <w:t xml:space="preserve">. The most common problem that people encounter in fermenting vegetables is surface growth of yeasts and/or molds, facilitated by oxygen. Many books refer to this as “scum,” but I prefer to think of it as a bloom. It’s a surface phenomenon, a result of contact with the air. If you should encounter surface growth, remove as much of it as you can, along with any discolored or soft kraut from the top layer, and discard. The fermented vegetables beneath will generally look, smell, and taste fine. The surface growth can break up as you remove it, making it impossible to remove all of it. Don’t worry. </w:t>
      </w:r>
    </w:p>
    <w:p w:rsidR="00000000" w:rsidDel="00000000" w:rsidP="00000000" w:rsidRDefault="00000000" w:rsidRPr="00000000" w14:paraId="00000052">
      <w:pPr>
        <w:rPr/>
      </w:pPr>
      <w:r w:rsidDel="00000000" w:rsidR="00000000" w:rsidRPr="00000000">
        <w:rPr>
          <w:b w:val="1"/>
          <w:rtl w:val="0"/>
        </w:rPr>
        <w:t xml:space="preserve">Enjoy your kraut!</w:t>
      </w:r>
      <w:r w:rsidDel="00000000" w:rsidR="00000000" w:rsidRPr="00000000">
        <w:rPr>
          <w:rtl w:val="0"/>
        </w:rPr>
        <w:t xml:space="preserve"> I start eating it when the kraut is young and enjoy its evolving flavor over the course of a few weeks (or months in a large batch). Be sure to try the sauerkraut juice that will be left after the kraut is eaten. Sauerkraut juice packs a strong flavor, and is unparalleled as a digestive tonic or hangover cure. </w:t>
      </w:r>
    </w:p>
    <w:p w:rsidR="00000000" w:rsidDel="00000000" w:rsidP="00000000" w:rsidRDefault="00000000" w:rsidRPr="00000000" w14:paraId="00000053">
      <w:pPr>
        <w:rPr/>
      </w:pPr>
      <w:r w:rsidDel="00000000" w:rsidR="00000000" w:rsidRPr="00000000">
        <w:rPr>
          <w:b w:val="1"/>
          <w:rtl w:val="0"/>
        </w:rPr>
        <w:t xml:space="preserve">Develop a rhythm</w:t>
      </w:r>
      <w:r w:rsidDel="00000000" w:rsidR="00000000" w:rsidRPr="00000000">
        <w:rPr>
          <w:rtl w:val="0"/>
        </w:rPr>
        <w:t xml:space="preserve">. Start a new batch before the previous one runs out. Get a few different flavors or styles going at once for variety. Experiment! </w:t>
      </w:r>
    </w:p>
    <w:p w:rsidR="00000000" w:rsidDel="00000000" w:rsidP="00000000" w:rsidRDefault="00000000" w:rsidRPr="00000000" w14:paraId="00000054">
      <w:pPr>
        <w:rPr/>
      </w:pPr>
      <w:r w:rsidDel="00000000" w:rsidR="00000000" w:rsidRPr="00000000">
        <w:rPr>
          <w:b w:val="1"/>
          <w:rtl w:val="0"/>
        </w:rPr>
        <w:t xml:space="preserve">Variations</w:t>
      </w:r>
      <w:r w:rsidDel="00000000" w:rsidR="00000000" w:rsidRPr="00000000">
        <w:rPr>
          <w:rtl w:val="0"/>
        </w:rPr>
        <w:t xml:space="preserve">: Add a little fresh vegetable juice or “pot likker” and dispense with the need to squeeze or pound. Incorporate mung bean sprouts . . . hydrated seaweed . . . shredded or quartered brussels sprouts . . . cooked potatoes (mashed, fried, and beyond, but always cooled!) . . . dried or fresh fruit . . . the possibilities are infinite . . .</w:t>
      </w:r>
    </w:p>
    <w:p w:rsidR="00000000" w:rsidDel="00000000" w:rsidP="00000000" w:rsidRDefault="00000000" w:rsidRPr="00000000" w14:paraId="00000055">
      <w:pPr>
        <w:rPr/>
      </w:pPr>
      <w:r w:rsidDel="00000000" w:rsidR="00000000" w:rsidRPr="00000000">
        <w:rPr>
          <w:rtl w:val="0"/>
        </w:rPr>
        <w:t xml:space="preserve">Katz, Sandor Ellix. Wild Fermentation (p. 74-76). Chelsea Green Publishing. Kindle Edition.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E489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489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QVyZFIIbxGVcLZAnsO0tsnyxw==">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2022-09-10T21:16:00Z</dcterms:created>
  <dc:creator>Dianne Scott</dc:creator>
</cp:coreProperties>
</file>