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Pontano Sans" w:cs="Pontano Sans" w:eastAsia="Pontano Sans" w:hAnsi="Pontano Sans"/>
          <w:b w:val="1"/>
          <w:bCs w:val="1"/>
          <w:color w:val="333333"/>
          <w:sz w:val="26"/>
          <w:szCs w:val="26"/>
        </w:rPr>
      </w:pPr>
      <w:r w:rsidDel="00000000" w:rsidR="00000000" w:rsidRPr="00000000">
        <w:rPr>
          <w:rFonts w:ascii="Pontano Sans" w:cs="Pontano Sans" w:eastAsia="Pontano Sans" w:hAnsi="Pontano Sans"/>
          <w:b w:val="1"/>
          <w:bCs w:val="1"/>
          <w:color w:val="333333"/>
          <w:sz w:val="26"/>
          <w:szCs w:val="26"/>
          <w:rtl w:val="0"/>
        </w:rPr>
        <w:t xml:space="preserve">Sustainable Development Goals (SDG) Funding Program – Grants</w:t>
      </w:r>
    </w:p>
    <w:p w:rsidR="00000000" w:rsidDel="00000000" w:rsidP="00000000" w:rsidRDefault="00000000" w:rsidRPr="00000000" w14:paraId="00000002">
      <w:pPr>
        <w:shd w:fill="ffffff" w:val="clear"/>
        <w:jc w:val="center"/>
        <w:rPr>
          <w:rFonts w:ascii="Pontano Sans" w:cs="Pontano Sans" w:eastAsia="Pontano Sans" w:hAnsi="Pontano Sans"/>
          <w:b w:val="1"/>
          <w:bCs w:val="1"/>
          <w:color w:val="333333"/>
          <w:sz w:val="26"/>
          <w:szCs w:val="26"/>
        </w:rPr>
      </w:pPr>
      <w:r w:rsidDel="00000000" w:rsidR="00000000" w:rsidRPr="00000000">
        <w:rPr>
          <w:rFonts w:ascii="Pontano Sans" w:cs="Pontano Sans" w:eastAsia="Pontano Sans" w:hAnsi="Pontano Sans"/>
          <w:b w:val="1"/>
          <w:bCs w:val="1"/>
          <w:color w:val="333333"/>
          <w:sz w:val="26"/>
          <w:szCs w:val="26"/>
          <w:rtl w:val="0"/>
        </w:rPr>
        <w:t xml:space="preserve">“The Roots of a Collaborative Food Culture“</w:t>
      </w:r>
    </w:p>
    <w:p w:rsidR="00000000" w:rsidDel="00000000" w:rsidP="00000000" w:rsidRDefault="00000000" w:rsidRPr="00000000" w14:paraId="00000003">
      <w:pPr>
        <w:shd w:fill="ffffff" w:val="clear"/>
        <w:jc w:val="center"/>
        <w:rPr>
          <w:rFonts w:ascii="Pontano Sans" w:cs="Pontano Sans" w:eastAsia="Pontano Sans" w:hAnsi="Pontano Sans"/>
          <w:b w:val="1"/>
          <w:bCs w:val="1"/>
          <w:color w:val="333333"/>
          <w:sz w:val="26"/>
          <w:szCs w:val="26"/>
        </w:rPr>
      </w:pPr>
      <w:r w:rsidDel="00000000" w:rsidR="00000000" w:rsidRPr="00000000">
        <w:rPr>
          <w:rFonts w:ascii="Pontano Sans" w:cs="Pontano Sans" w:eastAsia="Pontano Sans" w:hAnsi="Pontano Sans"/>
          <w:b w:val="1"/>
          <w:bCs w:val="1"/>
          <w:color w:val="333333"/>
          <w:sz w:val="26"/>
          <w:szCs w:val="26"/>
          <w:rtl w:val="0"/>
        </w:rPr>
        <w:t xml:space="preserve">“Growing Together: Fostering a co-operative Food Culture”(?)</w:t>
      </w:r>
    </w:p>
    <w:p w:rsidR="00000000" w:rsidDel="00000000" w:rsidP="00000000" w:rsidRDefault="00000000" w:rsidRPr="00000000" w14:paraId="00000004">
      <w:pPr>
        <w:shd w:fill="ffffff" w:val="clear"/>
        <w:jc w:val="center"/>
        <w:rPr>
          <w:rFonts w:ascii="Pontano Sans" w:cs="Pontano Sans" w:eastAsia="Pontano Sans" w:hAnsi="Pontano Sans"/>
          <w:b w:val="1"/>
          <w:bCs w:val="1"/>
          <w:color w:val="333333"/>
          <w:sz w:val="24"/>
          <w:szCs w:val="24"/>
        </w:rPr>
      </w:pPr>
      <w:r w:rsidDel="00000000" w:rsidR="00000000" w:rsidRPr="00000000">
        <w:rPr>
          <w:rtl w:val="0"/>
        </w:rPr>
      </w:r>
    </w:p>
    <w:p w:rsidR="00000000" w:rsidDel="00000000" w:rsidP="00000000" w:rsidRDefault="00000000" w:rsidRPr="00000000" w14:paraId="00000005">
      <w:pPr>
        <w:shd w:fill="ffffff" w:val="clear"/>
        <w:jc w:val="left"/>
        <w:rPr>
          <w:rFonts w:ascii="Pontano Sans" w:cs="Pontano Sans" w:eastAsia="Pontano Sans" w:hAnsi="Pontano Sans"/>
          <w:b w:val="1"/>
          <w:bCs w:val="1"/>
          <w:color w:val="333333"/>
          <w:sz w:val="24"/>
          <w:szCs w:val="24"/>
        </w:rPr>
      </w:pPr>
      <w:r w:rsidDel="00000000" w:rsidR="00000000" w:rsidRPr="00000000">
        <w:rPr>
          <w:rFonts w:ascii="Pontano Sans" w:cs="Pontano Sans" w:eastAsia="Pontano Sans" w:hAnsi="Pontano Sans"/>
          <w:b w:val="1"/>
          <w:bCs w:val="1"/>
          <w:color w:val="333333"/>
          <w:sz w:val="24"/>
          <w:szCs w:val="24"/>
          <w:rtl w:val="0"/>
        </w:rPr>
        <w:t xml:space="preserve">Helpful links:</w:t>
      </w:r>
    </w:p>
    <w:p w:rsidR="00000000" w:rsidDel="00000000" w:rsidP="00000000" w:rsidRDefault="00000000" w:rsidRPr="00000000" w14:paraId="00000006">
      <w:pPr>
        <w:numPr>
          <w:ilvl w:val="0"/>
          <w:numId w:val="6"/>
        </w:numPr>
        <w:shd w:fill="ffffff" w:val="clear"/>
        <w:ind w:left="720" w:hanging="360"/>
        <w:jc w:val="left"/>
        <w:rPr>
          <w:rFonts w:ascii="Pontano Sans" w:cs="Pontano Sans" w:eastAsia="Pontano Sans" w:hAnsi="Pontano Sans"/>
          <w:b w:val="1"/>
          <w:bCs w:val="1"/>
          <w:color w:val="333333"/>
          <w:sz w:val="24"/>
          <w:szCs w:val="24"/>
          <w:u w:val="none"/>
        </w:rPr>
      </w:pPr>
      <w:hyperlink r:id="rId7">
        <w:r w:rsidDel="00000000" w:rsidR="00000000" w:rsidRPr="00000000">
          <w:rPr>
            <w:rFonts w:ascii="Pontano Sans" w:cs="Pontano Sans" w:eastAsia="Pontano Sans" w:hAnsi="Pontano Sans"/>
            <w:b w:val="1"/>
            <w:bCs w:val="1"/>
            <w:color w:val="1155cc"/>
            <w:sz w:val="24"/>
            <w:szCs w:val="24"/>
            <w:u w:val="single"/>
            <w:rtl w:val="0"/>
          </w:rPr>
          <w:t xml:space="preserve">Sustainable Development Goals Program – Grants Stream</w:t>
        </w:r>
      </w:hyperlink>
      <w:r w:rsidDel="00000000" w:rsidR="00000000" w:rsidRPr="00000000">
        <w:rPr>
          <w:rtl w:val="0"/>
        </w:rPr>
      </w:r>
    </w:p>
    <w:p w:rsidR="00000000" w:rsidDel="00000000" w:rsidP="00000000" w:rsidRDefault="00000000" w:rsidRPr="00000000" w14:paraId="00000007">
      <w:pPr>
        <w:numPr>
          <w:ilvl w:val="0"/>
          <w:numId w:val="6"/>
        </w:numPr>
        <w:shd w:fill="ffffff" w:val="clear"/>
        <w:ind w:left="720" w:hanging="360"/>
        <w:jc w:val="left"/>
        <w:rPr>
          <w:rFonts w:ascii="Pontano Sans" w:cs="Pontano Sans" w:eastAsia="Pontano Sans" w:hAnsi="Pontano Sans"/>
          <w:b w:val="1"/>
          <w:bCs w:val="1"/>
          <w:color w:val="333333"/>
          <w:sz w:val="24"/>
          <w:szCs w:val="24"/>
          <w:u w:val="none"/>
        </w:rPr>
      </w:pPr>
      <w:hyperlink r:id="rId8">
        <w:r w:rsidDel="00000000" w:rsidR="00000000" w:rsidRPr="00000000">
          <w:rPr>
            <w:rFonts w:ascii="Pontano Sans" w:cs="Pontano Sans" w:eastAsia="Pontano Sans" w:hAnsi="Pontano Sans"/>
            <w:b w:val="1"/>
            <w:bCs w:val="1"/>
            <w:color w:val="1155cc"/>
            <w:sz w:val="24"/>
            <w:szCs w:val="24"/>
            <w:u w:val="single"/>
            <w:rtl w:val="0"/>
          </w:rPr>
          <w:t xml:space="preserve">Grant “prepare to apply” page</w:t>
        </w:r>
      </w:hyperlink>
      <w:r w:rsidDel="00000000" w:rsidR="00000000" w:rsidRPr="00000000">
        <w:rPr>
          <w:rtl w:val="0"/>
        </w:rPr>
      </w:r>
    </w:p>
    <w:p w:rsidR="00000000" w:rsidDel="00000000" w:rsidP="00000000" w:rsidRDefault="00000000" w:rsidRPr="00000000" w14:paraId="00000008">
      <w:pPr>
        <w:numPr>
          <w:ilvl w:val="0"/>
          <w:numId w:val="6"/>
        </w:numPr>
        <w:shd w:fill="ffffff" w:val="clear"/>
        <w:ind w:left="720" w:hanging="360"/>
        <w:jc w:val="left"/>
        <w:rPr>
          <w:rFonts w:ascii="Pontano Sans" w:cs="Pontano Sans" w:eastAsia="Pontano Sans" w:hAnsi="Pontano Sans"/>
          <w:b w:val="1"/>
          <w:bCs w:val="1"/>
          <w:color w:val="333333"/>
          <w:sz w:val="24"/>
          <w:szCs w:val="24"/>
          <w:u w:val="none"/>
        </w:rPr>
      </w:pPr>
      <w:hyperlink r:id="rId9">
        <w:r w:rsidDel="00000000" w:rsidR="00000000" w:rsidRPr="00000000">
          <w:rPr>
            <w:rFonts w:ascii="Pontano Sans" w:cs="Pontano Sans" w:eastAsia="Pontano Sans" w:hAnsi="Pontano Sans"/>
            <w:b w:val="1"/>
            <w:bCs w:val="1"/>
            <w:color w:val="1155cc"/>
            <w:sz w:val="24"/>
            <w:szCs w:val="24"/>
            <w:u w:val="single"/>
            <w:rtl w:val="0"/>
          </w:rPr>
          <w:t xml:space="preserve">Grant app PDF</w:t>
        </w:r>
      </w:hyperlink>
      <w:r w:rsidDel="00000000" w:rsidR="00000000" w:rsidRPr="00000000">
        <w:rPr>
          <w:rtl w:val="0"/>
        </w:rPr>
      </w:r>
    </w:p>
    <w:p w:rsidR="00000000" w:rsidDel="00000000" w:rsidP="00000000" w:rsidRDefault="00000000" w:rsidRPr="00000000" w14:paraId="00000009">
      <w:pPr>
        <w:numPr>
          <w:ilvl w:val="0"/>
          <w:numId w:val="6"/>
        </w:numPr>
        <w:shd w:fill="ffffff" w:val="clear"/>
        <w:ind w:left="720" w:hanging="360"/>
        <w:jc w:val="left"/>
        <w:rPr>
          <w:rFonts w:ascii="Pontano Sans" w:cs="Pontano Sans" w:eastAsia="Pontano Sans" w:hAnsi="Pontano Sans"/>
          <w:b w:val="1"/>
          <w:bCs w:val="1"/>
          <w:color w:val="333333"/>
          <w:sz w:val="24"/>
          <w:szCs w:val="24"/>
          <w:u w:val="none"/>
        </w:rPr>
      </w:pPr>
      <w:hyperlink r:id="rId10">
        <w:r w:rsidDel="00000000" w:rsidR="00000000" w:rsidRPr="00000000">
          <w:rPr>
            <w:rFonts w:ascii="Pontano Sans" w:cs="Pontano Sans" w:eastAsia="Pontano Sans" w:hAnsi="Pontano Sans"/>
            <w:b w:val="1"/>
            <w:bCs w:val="1"/>
            <w:color w:val="1155cc"/>
            <w:sz w:val="24"/>
            <w:szCs w:val="24"/>
            <w:u w:val="single"/>
            <w:rtl w:val="0"/>
          </w:rPr>
          <w:t xml:space="preserve">Grant app PDF budget template</w:t>
        </w:r>
      </w:hyperlink>
      <w:r w:rsidDel="00000000" w:rsidR="00000000" w:rsidRPr="00000000">
        <w:rPr>
          <w:rtl w:val="0"/>
        </w:rPr>
      </w:r>
    </w:p>
    <w:p w:rsidR="00000000" w:rsidDel="00000000" w:rsidP="00000000" w:rsidRDefault="00000000" w:rsidRPr="00000000" w14:paraId="0000000A">
      <w:pPr>
        <w:numPr>
          <w:ilvl w:val="0"/>
          <w:numId w:val="6"/>
        </w:numPr>
        <w:shd w:fill="ffffff" w:val="clear"/>
        <w:ind w:left="720" w:hanging="360"/>
        <w:jc w:val="left"/>
        <w:rPr>
          <w:rFonts w:ascii="Pontano Sans" w:cs="Pontano Sans" w:eastAsia="Pontano Sans" w:hAnsi="Pontano Sans"/>
          <w:b w:val="1"/>
          <w:bCs w:val="1"/>
          <w:color w:val="333333"/>
          <w:sz w:val="24"/>
          <w:szCs w:val="24"/>
          <w:u w:val="none"/>
        </w:rPr>
      </w:pPr>
      <w:hyperlink r:id="rId11">
        <w:r w:rsidDel="00000000" w:rsidR="00000000" w:rsidRPr="00000000">
          <w:rPr>
            <w:rFonts w:ascii="Pontano Sans" w:cs="Pontano Sans" w:eastAsia="Pontano Sans" w:hAnsi="Pontano Sans"/>
            <w:b w:val="1"/>
            <w:bCs w:val="1"/>
            <w:color w:val="1155cc"/>
            <w:sz w:val="24"/>
            <w:szCs w:val="24"/>
            <w:u w:val="single"/>
            <w:rtl w:val="0"/>
          </w:rPr>
          <w:t xml:space="preserve">Draft budget doc</w:t>
        </w:r>
      </w:hyperlink>
      <w:r w:rsidDel="00000000" w:rsidR="00000000" w:rsidRPr="00000000">
        <w:rPr>
          <w:rtl w:val="0"/>
        </w:rPr>
      </w:r>
    </w:p>
    <w:p w:rsidR="00000000" w:rsidDel="00000000" w:rsidP="00000000" w:rsidRDefault="00000000" w:rsidRPr="00000000" w14:paraId="0000000B">
      <w:pPr>
        <w:shd w:fill="ffffff" w:val="clear"/>
        <w:jc w:val="left"/>
        <w:rPr>
          <w:rFonts w:ascii="Pontano Sans" w:cs="Pontano Sans" w:eastAsia="Pontano Sans" w:hAnsi="Pontano Sans"/>
          <w:b w:val="1"/>
          <w:bCs w:val="1"/>
          <w:color w:val="333333"/>
          <w:sz w:val="24"/>
          <w:szCs w:val="24"/>
        </w:rPr>
      </w:pPr>
      <w:r w:rsidDel="00000000" w:rsidR="00000000" w:rsidRPr="00000000">
        <w:rPr>
          <w:rtl w:val="0"/>
        </w:rPr>
      </w:r>
    </w:p>
    <w:p w:rsidR="00000000" w:rsidDel="00000000" w:rsidP="00000000" w:rsidRDefault="00000000" w:rsidRPr="00000000" w14:paraId="0000000C">
      <w:pPr>
        <w:shd w:fill="ffffff" w:val="clear"/>
        <w:jc w:val="left"/>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b w:val="1"/>
          <w:bCs w:val="1"/>
          <w:color w:val="333333"/>
          <w:sz w:val="24"/>
          <w:szCs w:val="24"/>
          <w:rtl w:val="0"/>
        </w:rPr>
        <w:t xml:space="preserve">Timeline: </w:t>
      </w:r>
      <w:r w:rsidDel="00000000" w:rsidR="00000000" w:rsidRPr="00000000">
        <w:rPr>
          <w:rFonts w:ascii="Pontano Sans" w:cs="Pontano Sans" w:eastAsia="Pontano Sans" w:hAnsi="Pontano Sans"/>
          <w:color w:val="333333"/>
          <w:sz w:val="24"/>
          <w:szCs w:val="24"/>
          <w:rtl w:val="0"/>
        </w:rPr>
        <w:t xml:space="preserve">August 2024 - August 2026 </w:t>
      </w:r>
      <w:commentRangeStart w:id="0"/>
      <w:r w:rsidDel="00000000" w:rsidR="00000000" w:rsidRPr="00000000">
        <w:rPr>
          <w:rtl w:val="0"/>
        </w:rPr>
      </w:r>
    </w:p>
    <w:p w:rsidR="00000000" w:rsidDel="00000000" w:rsidP="00000000" w:rsidRDefault="00000000" w:rsidRPr="00000000" w14:paraId="0000000D">
      <w:pPr>
        <w:shd w:fill="ffffff" w:val="clear"/>
        <w:jc w:val="left"/>
        <w:rPr>
          <w:rFonts w:ascii="Pontano Sans" w:cs="Pontano Sans" w:eastAsia="Pontano Sans" w:hAnsi="Pontano Sans"/>
          <w:color w:val="333333"/>
          <w:sz w:val="24"/>
          <w:szCs w:val="24"/>
        </w:rPr>
      </w:pPr>
      <w:commentRangeEnd w:id="0"/>
      <w:r w:rsidDel="00000000" w:rsidR="00000000" w:rsidRPr="00000000">
        <w:commentReference w:id="0"/>
      </w:r>
      <w:r w:rsidDel="00000000" w:rsidR="00000000" w:rsidRPr="00000000">
        <w:rPr>
          <w:rFonts w:ascii="Pontano Sans" w:cs="Pontano Sans" w:eastAsia="Pontano Sans" w:hAnsi="Pontano Sans"/>
          <w:b w:val="1"/>
          <w:bCs w:val="1"/>
          <w:color w:val="333333"/>
          <w:sz w:val="24"/>
          <w:szCs w:val="24"/>
          <w:rtl w:val="0"/>
        </w:rPr>
        <w:t xml:space="preserve">Budget</w:t>
      </w:r>
      <w:r w:rsidDel="00000000" w:rsidR="00000000" w:rsidRPr="00000000">
        <w:rPr>
          <w:rFonts w:ascii="Pontano Sans" w:cs="Pontano Sans" w:eastAsia="Pontano Sans" w:hAnsi="Pontano Sans"/>
          <w:color w:val="333333"/>
          <w:sz w:val="24"/>
          <w:szCs w:val="24"/>
          <w:rtl w:val="0"/>
        </w:rPr>
        <w:t xml:space="preserve">: $200,000.00 </w:t>
      </w:r>
    </w:p>
    <w:p w:rsidR="00000000" w:rsidDel="00000000" w:rsidP="00000000" w:rsidRDefault="00000000" w:rsidRPr="00000000" w14:paraId="0000000E">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0F">
      <w:pPr>
        <w:numPr>
          <w:ilvl w:val="0"/>
          <w:numId w:val="5"/>
        </w:numPr>
        <w:shd w:fill="ffffff" w:val="clear"/>
        <w:spacing w:after="0" w:afterAutospacing="0" w:lineRule="auto"/>
        <w:ind w:left="720" w:hanging="360"/>
        <w:rPr>
          <w:sz w:val="24"/>
          <w:szCs w:val="24"/>
        </w:rPr>
      </w:pPr>
      <w:r w:rsidDel="00000000" w:rsidR="00000000" w:rsidRPr="00000000">
        <w:rPr>
          <w:rFonts w:ascii="Pontano Sans" w:cs="Pontano Sans" w:eastAsia="Pontano Sans" w:hAnsi="Pontano Sans"/>
          <w:color w:val="333333"/>
          <w:sz w:val="24"/>
          <w:szCs w:val="24"/>
          <w:rtl w:val="0"/>
        </w:rPr>
        <w:t xml:space="preserve">Clearly describe how it will</w:t>
      </w:r>
      <w:r w:rsidDel="00000000" w:rsidR="00000000" w:rsidRPr="00000000">
        <w:rPr>
          <w:rFonts w:ascii="Pontano Sans" w:cs="Pontano Sans" w:eastAsia="Pontano Sans" w:hAnsi="Pontano Sans"/>
          <w:b w:val="1"/>
          <w:bCs w:val="1"/>
          <w:color w:val="333333"/>
          <w:sz w:val="24"/>
          <w:szCs w:val="24"/>
          <w:rtl w:val="0"/>
        </w:rPr>
        <w:t xml:space="preserve"> increase public awareness,</w:t>
      </w:r>
      <w:r w:rsidDel="00000000" w:rsidR="00000000" w:rsidRPr="00000000">
        <w:rPr>
          <w:rFonts w:ascii="Pontano Sans" w:cs="Pontano Sans" w:eastAsia="Pontano Sans" w:hAnsi="Pontano Sans"/>
          <w:color w:val="333333"/>
          <w:sz w:val="24"/>
          <w:szCs w:val="24"/>
          <w:rtl w:val="0"/>
        </w:rPr>
        <w:t xml:space="preserve"> share best practices or lessons learned in support of the 2030 Agenda </w:t>
      </w:r>
      <w:r w:rsidDel="00000000" w:rsidR="00000000" w:rsidRPr="00000000">
        <w:rPr>
          <w:rFonts w:ascii="Pontano Sans" w:cs="Pontano Sans" w:eastAsia="Pontano Sans" w:hAnsi="Pontano Sans"/>
          <w:b w:val="1"/>
          <w:bCs w:val="1"/>
          <w:color w:val="333333"/>
          <w:sz w:val="24"/>
          <w:szCs w:val="24"/>
          <w:rtl w:val="0"/>
        </w:rPr>
        <w:t xml:space="preserve">and</w:t>
      </w:r>
      <w:r w:rsidDel="00000000" w:rsidR="00000000" w:rsidRPr="00000000">
        <w:rPr>
          <w:rFonts w:ascii="Pontano Sans" w:cs="Pontano Sans" w:eastAsia="Pontano Sans" w:hAnsi="Pontano Sans"/>
          <w:color w:val="333333"/>
          <w:sz w:val="24"/>
          <w:szCs w:val="24"/>
          <w:rtl w:val="0"/>
        </w:rPr>
        <w:t xml:space="preserve"> clearly describe how your project will achieve at least 1 of the following:</w:t>
      </w:r>
    </w:p>
    <w:p w:rsidR="00000000" w:rsidDel="00000000" w:rsidP="00000000" w:rsidRDefault="00000000" w:rsidRPr="00000000" w14:paraId="00000010">
      <w:pPr>
        <w:numPr>
          <w:ilvl w:val="1"/>
          <w:numId w:val="5"/>
        </w:numPr>
        <w:spacing w:after="0" w:afterAutospacing="0" w:lineRule="auto"/>
        <w:ind w:left="144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333333"/>
          <w:sz w:val="24"/>
          <w:szCs w:val="24"/>
          <w:rtl w:val="0"/>
        </w:rPr>
        <w:t xml:space="preserve">foster new and established partnerships across sectors in support of the 2030 Agenda</w:t>
      </w:r>
    </w:p>
    <w:p w:rsidR="00000000" w:rsidDel="00000000" w:rsidP="00000000" w:rsidRDefault="00000000" w:rsidRPr="00000000" w14:paraId="00000011">
      <w:pPr>
        <w:numPr>
          <w:ilvl w:val="1"/>
          <w:numId w:val="5"/>
        </w:numPr>
        <w:spacing w:after="0" w:afterAutospacing="0" w:lineRule="auto"/>
        <w:ind w:left="144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333333"/>
          <w:sz w:val="24"/>
          <w:szCs w:val="24"/>
          <w:rtl w:val="0"/>
        </w:rPr>
        <w:t xml:space="preserve">support and enhance Canada’s progress on the 2030 Agenda, particularly equity-deserving groups</w:t>
      </w:r>
    </w:p>
    <w:p w:rsidR="00000000" w:rsidDel="00000000" w:rsidP="00000000" w:rsidRDefault="00000000" w:rsidRPr="00000000" w14:paraId="00000012">
      <w:pPr>
        <w:numPr>
          <w:ilvl w:val="1"/>
          <w:numId w:val="5"/>
        </w:numPr>
        <w:spacing w:after="0" w:afterAutospacing="0" w:lineRule="auto"/>
        <w:ind w:left="144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333333"/>
          <w:sz w:val="24"/>
          <w:szCs w:val="24"/>
          <w:rtl w:val="0"/>
        </w:rPr>
        <w:t xml:space="preserve">foster and integrate Indigenous and local knowledge into approaches and efforts to achieve the 2030 Agenda</w:t>
      </w:r>
    </w:p>
    <w:p w:rsidR="00000000" w:rsidDel="00000000" w:rsidP="00000000" w:rsidRDefault="00000000" w:rsidRPr="00000000" w14:paraId="00000013">
      <w:pPr>
        <w:numPr>
          <w:ilvl w:val="0"/>
          <w:numId w:val="5"/>
        </w:numPr>
        <w:shd w:fill="ffffff" w:val="clear"/>
        <w:spacing w:after="0" w:afterAutospacing="0" w:lineRule="auto"/>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333333"/>
          <w:sz w:val="24"/>
          <w:szCs w:val="24"/>
          <w:rtl w:val="0"/>
        </w:rPr>
        <w:t xml:space="preserve">be no longer than 24 months</w:t>
      </w:r>
    </w:p>
    <w:p w:rsidR="00000000" w:rsidDel="00000000" w:rsidP="00000000" w:rsidRDefault="00000000" w:rsidRPr="00000000" w14:paraId="00000014">
      <w:pPr>
        <w:numPr>
          <w:ilvl w:val="0"/>
          <w:numId w:val="5"/>
        </w:numPr>
        <w:shd w:fill="ffffff" w:val="clear"/>
        <w:spacing w:after="180" w:lineRule="auto"/>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333333"/>
          <w:sz w:val="24"/>
          <w:szCs w:val="24"/>
          <w:rtl w:val="0"/>
        </w:rPr>
        <w:t xml:space="preserve">request no more than $200,000 (maximum $100,000 per fiscal year)</w:t>
      </w:r>
      <w:r w:rsidDel="00000000" w:rsidR="00000000" w:rsidRPr="00000000">
        <w:rPr>
          <w:rtl w:val="0"/>
        </w:rPr>
      </w:r>
    </w:p>
    <w:p w:rsidR="00000000" w:rsidDel="00000000" w:rsidP="00000000" w:rsidRDefault="00000000" w:rsidRPr="00000000" w14:paraId="00000015">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6">
      <w:pPr>
        <w:numPr>
          <w:ilvl w:val="0"/>
          <w:numId w:val="7"/>
        </w:numPr>
        <w:spacing w:after="0" w:afterAutospacing="0" w:lineRule="auto"/>
        <w:ind w:left="720" w:hanging="36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Foster new and established partnerships across sectors in support of the 2030 Agenda</w:t>
      </w:r>
    </w:p>
    <w:p w:rsidR="00000000" w:rsidDel="00000000" w:rsidP="00000000" w:rsidRDefault="00000000" w:rsidRPr="00000000" w14:paraId="00000017">
      <w:pPr>
        <w:numPr>
          <w:ilvl w:val="0"/>
          <w:numId w:val="7"/>
        </w:numPr>
        <w:spacing w:after="0" w:afterAutospacing="0" w:lineRule="auto"/>
        <w:ind w:left="720" w:hanging="36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Support and enhance Canada’s progress on the 2030 Agenda, particularly equity-deserving groups</w:t>
      </w:r>
    </w:p>
    <w:p w:rsidR="00000000" w:rsidDel="00000000" w:rsidP="00000000" w:rsidRDefault="00000000" w:rsidRPr="00000000" w14:paraId="00000018">
      <w:pPr>
        <w:numPr>
          <w:ilvl w:val="0"/>
          <w:numId w:val="7"/>
        </w:numPr>
        <w:spacing w:after="180" w:lineRule="auto"/>
        <w:ind w:left="720" w:hanging="36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Foster and integrate Indigenous and local knowledge into approaches and efforts to achieve the 2030 Agenda</w:t>
      </w:r>
    </w:p>
    <w:p w:rsidR="00000000" w:rsidDel="00000000" w:rsidP="00000000" w:rsidRDefault="00000000" w:rsidRPr="00000000" w14:paraId="00000019">
      <w:pPr>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1A">
      <w:pPr>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1B">
      <w:pPr>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1C">
      <w:pPr>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1D">
      <w:pPr>
        <w:rPr>
          <w:rFonts w:ascii="Pontano Sans" w:cs="Pontano Sans" w:eastAsia="Pontano Sans" w:hAnsi="Pontano Sans"/>
          <w:color w:val="333333"/>
          <w:sz w:val="24"/>
          <w:szCs w:val="24"/>
        </w:rPr>
      </w:pPr>
      <w:commentRangeStart w:id="1"/>
      <w:commentRangeStart w:id="2"/>
      <w:r w:rsidDel="00000000" w:rsidR="00000000" w:rsidRPr="00000000">
        <w:rPr>
          <w:rFonts w:ascii="Pontano Sans" w:cs="Pontano Sans" w:eastAsia="Pontano Sans" w:hAnsi="Pontano Sans"/>
          <w:color w:val="333333"/>
          <w:sz w:val="24"/>
          <w:szCs w:val="24"/>
          <w:u w:val="single"/>
          <w:rtl w:val="0"/>
        </w:rPr>
        <w:t xml:space="preserve">About Local Food and Farm Co-operatives</w:t>
      </w:r>
      <w:r w:rsidDel="00000000" w:rsidR="00000000" w:rsidRPr="00000000">
        <w:rPr>
          <w:rtl w:val="0"/>
        </w:rPr>
      </w:r>
    </w:p>
    <w:p w:rsidR="00000000" w:rsidDel="00000000" w:rsidP="00000000" w:rsidRDefault="00000000" w:rsidRPr="00000000" w14:paraId="0000001E">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F">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Local Food and Farm Co-operatives (LFFC) i</w:t>
      </w:r>
      <w:r w:rsidDel="00000000" w:rsidR="00000000" w:rsidRPr="00000000">
        <w:rPr>
          <w:rFonts w:ascii="Pontano Sans" w:cs="Pontano Sans" w:eastAsia="Pontano Sans" w:hAnsi="Pontano Sans"/>
          <w:sz w:val="24"/>
          <w:szCs w:val="24"/>
          <w:rtl w:val="0"/>
        </w:rPr>
        <w:t xml:space="preserve">s a two-tier membership-based network dedicated to building local, sustainable food systems, equitable economies and resilient communities all across the province of Ontario.  Since 2009, we have supported over 100 individuals, organizations, local food and farm co-operatives and social enterprises through various programs, projects and services. </w:t>
      </w:r>
      <w:r w:rsidDel="00000000" w:rsidR="00000000" w:rsidRPr="00000000">
        <w:rPr>
          <w:rFonts w:ascii="Pontano Sans" w:cs="Pontano Sans" w:eastAsia="Pontano Sans" w:hAnsi="Pontano Sans"/>
          <w:sz w:val="24"/>
          <w:szCs w:val="24"/>
          <w:rtl w:val="0"/>
        </w:rPr>
        <w:t xml:space="preserve"> </w:t>
      </w:r>
    </w:p>
    <w:p w:rsidR="00000000" w:rsidDel="00000000" w:rsidP="00000000" w:rsidRDefault="00000000" w:rsidRPr="00000000" w14:paraId="00000020">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21">
      <w:pPr>
        <w:rPr>
          <w:rFonts w:ascii="Pontano Sans" w:cs="Pontano Sans" w:eastAsia="Pontano Sans" w:hAnsi="Pontano Sans"/>
          <w:color w:val="0e101a"/>
          <w:sz w:val="24"/>
          <w:szCs w:val="24"/>
          <w:u w:val="single"/>
        </w:rPr>
      </w:pPr>
      <w:r w:rsidDel="00000000" w:rsidR="00000000" w:rsidRPr="00000000">
        <w:rPr>
          <w:rFonts w:ascii="Pontano Sans" w:cs="Pontano Sans" w:eastAsia="Pontano Sans" w:hAnsi="Pontano Sans"/>
          <w:sz w:val="24"/>
          <w:szCs w:val="24"/>
          <w:u w:val="single"/>
          <w:rtl w:val="0"/>
        </w:rPr>
        <w:t xml:space="preserve">About The N</w:t>
      </w:r>
      <w:r w:rsidDel="00000000" w:rsidR="00000000" w:rsidRPr="00000000">
        <w:rPr>
          <w:rFonts w:ascii="Pontano Sans" w:cs="Pontano Sans" w:eastAsia="Pontano Sans" w:hAnsi="Pontano Sans"/>
          <w:color w:val="0e101a"/>
          <w:sz w:val="24"/>
          <w:szCs w:val="24"/>
          <w:u w:val="single"/>
          <w:rtl w:val="0"/>
        </w:rPr>
        <w:t xml:space="preserve">orthern Foodways Development Network </w:t>
      </w:r>
    </w:p>
    <w:p w:rsidR="00000000" w:rsidDel="00000000" w:rsidP="00000000" w:rsidRDefault="00000000" w:rsidRPr="00000000" w14:paraId="00000022">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3">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sz w:val="24"/>
          <w:szCs w:val="24"/>
          <w:rtl w:val="0"/>
        </w:rPr>
        <w:t xml:space="preserve">The N</w:t>
      </w:r>
      <w:r w:rsidDel="00000000" w:rsidR="00000000" w:rsidRPr="00000000">
        <w:rPr>
          <w:rFonts w:ascii="Pontano Sans" w:cs="Pontano Sans" w:eastAsia="Pontano Sans" w:hAnsi="Pontano Sans"/>
          <w:color w:val="0e101a"/>
          <w:sz w:val="24"/>
          <w:szCs w:val="24"/>
          <w:rtl w:val="0"/>
        </w:rPr>
        <w:t xml:space="preserve">orthern Foodways Development Network (NFDN), an initiative of the Local Food and Farm Co-operative,  is a Value Chain Coordination (VCC) entity. </w:t>
      </w:r>
      <w:commentRangeEnd w:id="1"/>
      <w:r w:rsidDel="00000000" w:rsidR="00000000" w:rsidRPr="00000000">
        <w:commentReference w:id="1"/>
      </w:r>
      <w:commentRangeEnd w:id="2"/>
      <w:r w:rsidDel="00000000" w:rsidR="00000000" w:rsidRPr="00000000">
        <w:commentReference w:id="2"/>
      </w:r>
      <w:r w:rsidDel="00000000" w:rsidR="00000000" w:rsidRPr="00000000">
        <w:rPr>
          <w:rFonts w:ascii="Pontano Sans" w:cs="Pontano Sans" w:eastAsia="Pontano Sans" w:hAnsi="Pontano Sans"/>
          <w:color w:val="0e101a"/>
          <w:sz w:val="24"/>
          <w:szCs w:val="24"/>
          <w:rtl w:val="0"/>
        </w:rPr>
        <w:t xml:space="preserve">The Northern Foodways Development Network (NFDN) is a collaborative project connecting food leaders, innovators, and stakeholders in Northern Ontario. It aims to improve food-related outcomes for the region by serving as a hub for experts, resources, and information on resilient and sustainable foodways.</w:t>
      </w:r>
      <w:commentRangeStart w:id="3"/>
      <w:r w:rsidDel="00000000" w:rsidR="00000000" w:rsidRPr="00000000">
        <w:rPr>
          <w:rtl w:val="0"/>
        </w:rPr>
      </w:r>
    </w:p>
    <w:p w:rsidR="00000000" w:rsidDel="00000000" w:rsidP="00000000" w:rsidRDefault="00000000" w:rsidRPr="00000000" w14:paraId="00000024">
      <w:pPr>
        <w:rPr>
          <w:rFonts w:ascii="Pontano Sans" w:cs="Pontano Sans" w:eastAsia="Pontano Sans" w:hAnsi="Pontano Sans"/>
          <w:color w:val="0e101a"/>
          <w:sz w:val="24"/>
          <w:szCs w:val="24"/>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rPr>
          <w:rFonts w:ascii="Pontano Sans" w:cs="Pontano Sans" w:eastAsia="Pontano Sans" w:hAnsi="Pontano Sans"/>
          <w:color w:val="0e101a"/>
          <w:sz w:val="24"/>
          <w:szCs w:val="24"/>
          <w:u w:val="single"/>
        </w:rPr>
      </w:pPr>
      <w:r w:rsidDel="00000000" w:rsidR="00000000" w:rsidRPr="00000000">
        <w:rPr>
          <w:rFonts w:ascii="Pontano Sans" w:cs="Pontano Sans" w:eastAsia="Pontano Sans" w:hAnsi="Pontano Sans"/>
          <w:color w:val="0e101a"/>
          <w:sz w:val="24"/>
          <w:szCs w:val="24"/>
          <w:u w:val="single"/>
          <w:rtl w:val="0"/>
        </w:rPr>
        <w:t xml:space="preserve">About OCA, LFFC &amp; NFDN:</w:t>
      </w:r>
    </w:p>
    <w:p w:rsidR="00000000" w:rsidDel="00000000" w:rsidP="00000000" w:rsidRDefault="00000000" w:rsidRPr="00000000" w14:paraId="00000026">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7">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The </w:t>
      </w:r>
      <w:r w:rsidDel="00000000" w:rsidR="00000000" w:rsidRPr="00000000">
        <w:rPr>
          <w:rFonts w:ascii="Pontano Sans" w:cs="Pontano Sans" w:eastAsia="Pontano Sans" w:hAnsi="Pontano Sans"/>
          <w:b w:val="1"/>
          <w:bCs w:val="1"/>
          <w:color w:val="0e101a"/>
          <w:sz w:val="24"/>
          <w:szCs w:val="24"/>
          <w:rtl w:val="0"/>
        </w:rPr>
        <w:t xml:space="preserve">Ontario Co-operative Association (OCA)</w:t>
      </w:r>
      <w:r w:rsidDel="00000000" w:rsidR="00000000" w:rsidRPr="00000000">
        <w:rPr>
          <w:rFonts w:ascii="Pontano Sans" w:cs="Pontano Sans" w:eastAsia="Pontano Sans" w:hAnsi="Pontano Sans"/>
          <w:color w:val="0e101a"/>
          <w:sz w:val="24"/>
          <w:szCs w:val="24"/>
          <w:rtl w:val="0"/>
        </w:rPr>
        <w:t xml:space="preserve"> is a provincial trade association representing over 1,500 English-speaking co-operatives in Ontario. Their mandate is to promote the benefits and versatility of the co-operative business model, which is driven by people, planet, and profit. These member-owned co-operative businesses contribute $6 billion to the Ontario economy.</w:t>
      </w:r>
    </w:p>
    <w:p w:rsidR="00000000" w:rsidDel="00000000" w:rsidP="00000000" w:rsidRDefault="00000000" w:rsidRPr="00000000" w14:paraId="00000028">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9">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Local Food and Farm Co-operatives (LFFC)</w:t>
      </w:r>
      <w:r w:rsidDel="00000000" w:rsidR="00000000" w:rsidRPr="00000000">
        <w:rPr>
          <w:rFonts w:ascii="Pontano Sans" w:cs="Pontano Sans" w:eastAsia="Pontano Sans" w:hAnsi="Pontano Sans"/>
          <w:color w:val="0e101a"/>
          <w:sz w:val="24"/>
          <w:szCs w:val="24"/>
          <w:rtl w:val="0"/>
        </w:rPr>
        <w:t xml:space="preserve"> is a two-tier membership-based network dedicated to building sustainable food systems, equitable economies, and resilient communities across Ontario. Since 2009, LFFC has supported over 100 individuals, organizations, local food and farm co-operatives, and social enterprises. They provide organizing and development support for food and farming co-operatives, supporting their growth and collaboration. LFFC plays a crucial role in community economic development, supporting new farmers, and establishing new markets in the local food and agriculture sector. </w:t>
      </w:r>
    </w:p>
    <w:p w:rsidR="00000000" w:rsidDel="00000000" w:rsidP="00000000" w:rsidRDefault="00000000" w:rsidRPr="00000000" w14:paraId="0000002A">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B">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The </w:t>
      </w:r>
      <w:r w:rsidDel="00000000" w:rsidR="00000000" w:rsidRPr="00000000">
        <w:rPr>
          <w:rFonts w:ascii="Pontano Sans" w:cs="Pontano Sans" w:eastAsia="Pontano Sans" w:hAnsi="Pontano Sans"/>
          <w:b w:val="1"/>
          <w:bCs w:val="1"/>
          <w:color w:val="0e101a"/>
          <w:sz w:val="24"/>
          <w:szCs w:val="24"/>
          <w:rtl w:val="0"/>
        </w:rPr>
        <w:t xml:space="preserve">Northern Foodways Development Network (NFDN)</w:t>
      </w:r>
      <w:r w:rsidDel="00000000" w:rsidR="00000000" w:rsidRPr="00000000">
        <w:rPr>
          <w:rFonts w:ascii="Pontano Sans" w:cs="Pontano Sans" w:eastAsia="Pontano Sans" w:hAnsi="Pontano Sans"/>
          <w:color w:val="0e101a"/>
          <w:sz w:val="24"/>
          <w:szCs w:val="24"/>
          <w:rtl w:val="0"/>
        </w:rPr>
        <w:t xml:space="preserve"> is an initiative of the Local Food and Farm Co-operative and serves as a Value Chain Coordination (VCC) entity. NFDN connects food leaders, innovators, and stakeholders in Northern Ontario, aiming to improve food-related outcomes by acting as a hub for experts, resources, and information on resilient and sustainable foodways. NFDN addresses the challenges faced in the food industry in northern Ontario by providing collaborative solutions such as flexible food hubs or depots for distribution outside urban centers. They also support new northern farm groups and co-ops, facilitating regional infrastructure development for the local food sector.</w:t>
      </w:r>
    </w:p>
    <w:p w:rsidR="00000000" w:rsidDel="00000000" w:rsidP="00000000" w:rsidRDefault="00000000" w:rsidRPr="00000000" w14:paraId="0000002C">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D">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Both LFFC and NFDN contribute to multiple Sustainable Development Goals (SDGs) through their work. They focus on building local, sustainable food systems, promoting community economic development, and supporting the advancement of the SDGs within the local food and farm co-op sector.</w:t>
      </w:r>
    </w:p>
    <w:p w:rsidR="00000000" w:rsidDel="00000000" w:rsidP="00000000" w:rsidRDefault="00000000" w:rsidRPr="00000000" w14:paraId="0000002E">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F">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Together, OCA, LFFC, and NFDN play a vital role in promoting co-operative values, fostering resilient and sustainable food systems, and supporting the growth and collaboration of local food and farm co-operatives in Ontario.</w:t>
      </w:r>
    </w:p>
    <w:p w:rsidR="00000000" w:rsidDel="00000000" w:rsidP="00000000" w:rsidRDefault="00000000" w:rsidRPr="00000000" w14:paraId="00000030">
      <w:pPr>
        <w:rPr>
          <w:rFonts w:ascii="Pontano Sans" w:cs="Pontano Sans" w:eastAsia="Pontano Sans" w:hAnsi="Pontano Sans"/>
          <w:color w:val="0e101a"/>
          <w:sz w:val="24"/>
          <w:szCs w:val="24"/>
        </w:rPr>
      </w:pPr>
      <w:commentRangeStart w:id="4"/>
      <w:commentRangeStart w:id="5"/>
      <w:r w:rsidDel="00000000" w:rsidR="00000000" w:rsidRPr="00000000">
        <w:rPr>
          <w:rtl w:val="0"/>
        </w:rPr>
      </w:r>
    </w:p>
    <w:p w:rsidR="00000000" w:rsidDel="00000000" w:rsidP="00000000" w:rsidRDefault="00000000" w:rsidRPr="00000000" w14:paraId="00000031">
      <w:pPr>
        <w:rPr>
          <w:rFonts w:ascii="Pontano Sans" w:cs="Pontano Sans" w:eastAsia="Pontano Sans" w:hAnsi="Pontano Sans"/>
          <w:color w:val="0e101a"/>
          <w:sz w:val="24"/>
          <w:szCs w:val="24"/>
        </w:rPr>
      </w:pP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rPr>
          <w:rFonts w:ascii="Pontano Sans" w:cs="Pontano Sans" w:eastAsia="Pontano Sans" w:hAnsi="Pontano Sans"/>
          <w:color w:val="0e101a"/>
          <w:sz w:val="24"/>
          <w:szCs w:val="24"/>
          <w:u w:val="single"/>
        </w:rPr>
      </w:pPr>
      <w:r w:rsidDel="00000000" w:rsidR="00000000" w:rsidRPr="00000000">
        <w:rPr>
          <w:rFonts w:ascii="Pontano Sans" w:cs="Pontano Sans" w:eastAsia="Pontano Sans" w:hAnsi="Pontano Sans"/>
          <w:color w:val="0e101a"/>
          <w:sz w:val="24"/>
          <w:szCs w:val="24"/>
          <w:u w:val="single"/>
          <w:rtl w:val="0"/>
        </w:rPr>
        <w:t xml:space="preserve">About Value Chain Coordination</w:t>
      </w:r>
    </w:p>
    <w:p w:rsidR="00000000" w:rsidDel="00000000" w:rsidP="00000000" w:rsidRDefault="00000000" w:rsidRPr="00000000" w14:paraId="00000033">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34">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Value Chain Coordination is a place-based strategy to build foodways that create equitable economies, cultural heritage, environmental stewardship, sustainability, and resiliency within Northern communities. </w:t>
      </w:r>
    </w:p>
    <w:p w:rsidR="00000000" w:rsidDel="00000000" w:rsidP="00000000" w:rsidRDefault="00000000" w:rsidRPr="00000000" w14:paraId="00000035">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36">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There is much more to a foodway than food production - processing, distribution, marketing, sales, consumption, and waste recovery to manage are just the start. Value Chain Coordination facilitates collaboration among transactional actors, farmers, processors, distributors, and markets while connecting them to the support they need (social finance, business technical assistance, policy advocacy and more) to move local food from seed to plate. </w:t>
      </w:r>
      <w:commentRangeStart w:id="6"/>
      <w:r w:rsidDel="00000000" w:rsidR="00000000" w:rsidRPr="00000000">
        <w:rPr>
          <w:rFonts w:ascii="Pontano Sans" w:cs="Pontano Sans" w:eastAsia="Pontano Sans" w:hAnsi="Pontano Sans"/>
          <w:color w:val="0e101a"/>
          <w:sz w:val="24"/>
          <w:szCs w:val="24"/>
          <w:rtl w:val="0"/>
        </w:rPr>
        <w:t xml:space="preserve">But, what makes a value chain different from a traditional supply chain is rooted in the common goal of bringing social, environmental, cultural and economic benefits to the community.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7">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38">
      <w:pPr>
        <w:rPr>
          <w:rFonts w:ascii="Pontano Sans" w:cs="Pontano Sans" w:eastAsia="Pontano Sans" w:hAnsi="Pontano Sans"/>
          <w:color w:val="0e101a"/>
          <w:sz w:val="24"/>
          <w:szCs w:val="24"/>
        </w:rPr>
      </w:pPr>
      <w:commentRangeStart w:id="7"/>
      <w:r w:rsidDel="00000000" w:rsidR="00000000" w:rsidRPr="00000000">
        <w:rPr>
          <w:rFonts w:ascii="Pontano Sans" w:cs="Pontano Sans" w:eastAsia="Pontano Sans" w:hAnsi="Pontano Sans"/>
          <w:color w:val="0e101a"/>
          <w:sz w:val="24"/>
          <w:szCs w:val="24"/>
          <w:rtl w:val="0"/>
        </w:rPr>
        <w:t xml:space="preserve">Both LFFC and NFDN</w:t>
      </w:r>
      <w:commentRangeEnd w:id="7"/>
      <w:r w:rsidDel="00000000" w:rsidR="00000000" w:rsidRPr="00000000">
        <w:commentReference w:id="7"/>
      </w:r>
      <w:r w:rsidDel="00000000" w:rsidR="00000000" w:rsidRPr="00000000">
        <w:rPr>
          <w:rFonts w:ascii="Pontano Sans" w:cs="Pontano Sans" w:eastAsia="Pontano Sans" w:hAnsi="Pontano Sans"/>
          <w:color w:val="0e101a"/>
          <w:sz w:val="24"/>
          <w:szCs w:val="24"/>
          <w:rtl w:val="0"/>
        </w:rPr>
        <w:t xml:space="preserve"> work towards the following Sustainable Development Goals: </w:t>
      </w:r>
    </w:p>
    <w:p w:rsidR="00000000" w:rsidDel="00000000" w:rsidP="00000000" w:rsidRDefault="00000000" w:rsidRPr="00000000" w14:paraId="00000039">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Decent Work and Economic Growth </w:t>
      </w:r>
    </w:p>
    <w:p w:rsidR="00000000" w:rsidDel="00000000" w:rsidP="00000000" w:rsidRDefault="00000000" w:rsidRPr="00000000" w14:paraId="0000003B">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Sustainable Cities and Communities </w:t>
      </w:r>
    </w:p>
    <w:p w:rsidR="00000000" w:rsidDel="00000000" w:rsidP="00000000" w:rsidRDefault="00000000" w:rsidRPr="00000000" w14:paraId="0000003C">
      <w:pPr>
        <w:numPr>
          <w:ilvl w:val="0"/>
          <w:numId w:val="1"/>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Zero Hunger, No Poverty</w:t>
      </w:r>
    </w:p>
    <w:p w:rsidR="00000000" w:rsidDel="00000000" w:rsidP="00000000" w:rsidRDefault="00000000" w:rsidRPr="00000000" w14:paraId="0000003D">
      <w:pPr>
        <w:numPr>
          <w:ilvl w:val="0"/>
          <w:numId w:val="1"/>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Gender Equity </w:t>
      </w:r>
    </w:p>
    <w:p w:rsidR="00000000" w:rsidDel="00000000" w:rsidP="00000000" w:rsidRDefault="00000000" w:rsidRPr="00000000" w14:paraId="0000003E">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Good Health and Well-being</w:t>
      </w:r>
    </w:p>
    <w:p w:rsidR="00000000" w:rsidDel="00000000" w:rsidP="00000000" w:rsidRDefault="00000000" w:rsidRPr="00000000" w14:paraId="0000003F">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Responsible Consumption and Production </w:t>
      </w:r>
    </w:p>
    <w:p w:rsidR="00000000" w:rsidDel="00000000" w:rsidP="00000000" w:rsidRDefault="00000000" w:rsidRPr="00000000" w14:paraId="00000040">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Climate Action </w:t>
      </w:r>
    </w:p>
    <w:p w:rsidR="00000000" w:rsidDel="00000000" w:rsidP="00000000" w:rsidRDefault="00000000" w:rsidRPr="00000000" w14:paraId="00000041">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color w:val="0e101a"/>
          <w:sz w:val="24"/>
          <w:szCs w:val="24"/>
          <w:rtl w:val="0"/>
        </w:rPr>
        <w:t xml:space="preserve">Life Below Water</w:t>
      </w:r>
    </w:p>
    <w:p w:rsidR="00000000" w:rsidDel="00000000" w:rsidP="00000000" w:rsidRDefault="00000000" w:rsidRPr="00000000" w14:paraId="00000042">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43">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Since 2009, the Local Food and Farm Co-opertive and the Northern Foodways Development Network have worked towards the SDGS through a variety of programs and projects. From developing and launching a social finance fund that provides equitable and accessible capital to social enterprises across Ontario, to developing food education programming led by our Indigenous Relations Coordinator for</w:t>
      </w:r>
      <w:commentRangeStart w:id="8"/>
      <w:commentRangeStart w:id="9"/>
      <w:r w:rsidDel="00000000" w:rsidR="00000000" w:rsidRPr="00000000">
        <w:rPr>
          <w:rFonts w:ascii="Pontano Sans" w:cs="Pontano Sans" w:eastAsia="Pontano Sans" w:hAnsi="Pontano Sans"/>
          <w:color w:val="0e101a"/>
          <w:sz w:val="24"/>
          <w:szCs w:val="24"/>
          <w:rtl w:val="0"/>
        </w:rPr>
        <w:t xml:space="preserve"> Indigenous and allied communities</w:t>
      </w:r>
      <w:commentRangeEnd w:id="8"/>
      <w:r w:rsidDel="00000000" w:rsidR="00000000" w:rsidRPr="00000000">
        <w:commentReference w:id="8"/>
      </w:r>
      <w:commentRangeEnd w:id="9"/>
      <w:r w:rsidDel="00000000" w:rsidR="00000000" w:rsidRPr="00000000">
        <w:commentReference w:id="9"/>
      </w:r>
      <w:r w:rsidDel="00000000" w:rsidR="00000000" w:rsidRPr="00000000">
        <w:rPr>
          <w:rFonts w:ascii="Pontano Sans" w:cs="Pontano Sans" w:eastAsia="Pontano Sans" w:hAnsi="Pontano Sans"/>
          <w:color w:val="0e101a"/>
          <w:sz w:val="24"/>
          <w:szCs w:val="24"/>
          <w:rtl w:val="0"/>
        </w:rPr>
        <w:t xml:space="preserve"> through our </w:t>
      </w:r>
      <w:commentRangeStart w:id="10"/>
      <w:commentRangeStart w:id="11"/>
      <w:commentRangeStart w:id="12"/>
      <w:r w:rsidDel="00000000" w:rsidR="00000000" w:rsidRPr="00000000">
        <w:rPr>
          <w:rFonts w:ascii="Pontano Sans" w:cs="Pontano Sans" w:eastAsia="Pontano Sans" w:hAnsi="Pontano Sans"/>
          <w:color w:val="0e101a"/>
          <w:sz w:val="24"/>
          <w:szCs w:val="24"/>
          <w:rtl w:val="0"/>
        </w:rPr>
        <w:t xml:space="preserve">Decolonizing Food System</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Pontano Sans" w:cs="Pontano Sans" w:eastAsia="Pontano Sans" w:hAnsi="Pontano Sans"/>
          <w:color w:val="0e101a"/>
          <w:sz w:val="24"/>
          <w:szCs w:val="24"/>
          <w:rtl w:val="0"/>
        </w:rPr>
        <w:t xml:space="preserve">s project, to developing and strengthening the collaborative culture in Ontario that combines the power of pooling resources, expertise, and knowledge for mutual benefit, trust, openness and a willingness to share continue to be fundamental co-operative values. </w:t>
      </w:r>
    </w:p>
    <w:p w:rsidR="00000000" w:rsidDel="00000000" w:rsidP="00000000" w:rsidRDefault="00000000" w:rsidRPr="00000000" w14:paraId="00000044">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45">
      <w:pPr>
        <w:rPr>
          <w:rFonts w:ascii="Pontano Sans" w:cs="Pontano Sans" w:eastAsia="Pontano Sans" w:hAnsi="Pontano Sans"/>
          <w:color w:val="0e101a"/>
          <w:sz w:val="24"/>
          <w:szCs w:val="24"/>
          <w:u w:val="single"/>
        </w:rPr>
      </w:pPr>
      <w:r w:rsidDel="00000000" w:rsidR="00000000" w:rsidRPr="00000000">
        <w:rPr>
          <w:rFonts w:ascii="Pontano Sans" w:cs="Pontano Sans" w:eastAsia="Pontano Sans" w:hAnsi="Pontano Sans"/>
          <w:color w:val="0e101a"/>
          <w:sz w:val="24"/>
          <w:szCs w:val="24"/>
          <w:u w:val="single"/>
          <w:rtl w:val="0"/>
        </w:rPr>
        <w:t xml:space="preserve">Highlights</w:t>
      </w:r>
    </w:p>
    <w:p w:rsidR="00000000" w:rsidDel="00000000" w:rsidP="00000000" w:rsidRDefault="00000000" w:rsidRPr="00000000" w14:paraId="00000046">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47">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Education, Connection / Network Building  </w:t>
      </w:r>
    </w:p>
    <w:p w:rsidR="00000000" w:rsidDel="00000000" w:rsidP="00000000" w:rsidRDefault="00000000" w:rsidRPr="00000000" w14:paraId="00000048">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49">
      <w:pPr>
        <w:numPr>
          <w:ilvl w:val="0"/>
          <w:numId w:val="14"/>
        </w:numPr>
        <w:ind w:left="720" w:hanging="36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Goals; Good Health and Well-being, Zero Hunger, No Poverty</w:t>
      </w:r>
    </w:p>
    <w:p w:rsidR="00000000" w:rsidDel="00000000" w:rsidP="00000000" w:rsidRDefault="00000000" w:rsidRPr="00000000" w14:paraId="0000004A">
      <w:pPr>
        <w:numPr>
          <w:ilvl w:val="1"/>
          <w:numId w:val="14"/>
        </w:numPr>
        <w:ind w:left="144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LFFC/NFDN supports local food and farm enterprises across the value chain who are increasing access to healthy, locally produced food, improving food security, food sovereignty and throughout the region</w:t>
      </w:r>
      <w:ins w:author="Susanna Redekop" w:id="0" w:date="2024-01-08T17:28:04Z">
        <w:r w:rsidDel="00000000" w:rsidR="00000000" w:rsidRPr="00000000">
          <w:rPr>
            <w:rFonts w:ascii="Pontano Sans" w:cs="Pontano Sans" w:eastAsia="Pontano Sans" w:hAnsi="Pontano Sans"/>
            <w:color w:val="0e101a"/>
            <w:sz w:val="24"/>
            <w:szCs w:val="24"/>
            <w:rtl w:val="0"/>
          </w:rPr>
          <w:t xml:space="preserve">.  We do this by providing training, education and a networking platform to connect our members and partners’ efforts in Ontario and beyond.</w:t>
        </w:r>
      </w:ins>
      <w:r w:rsidDel="00000000" w:rsidR="00000000" w:rsidRPr="00000000">
        <w:rPr>
          <w:rtl w:val="0"/>
        </w:rPr>
      </w:r>
    </w:p>
    <w:p w:rsidR="00000000" w:rsidDel="00000000" w:rsidP="00000000" w:rsidRDefault="00000000" w:rsidRPr="00000000" w14:paraId="0000004B">
      <w:pPr>
        <w:numPr>
          <w:ilvl w:val="0"/>
          <w:numId w:val="14"/>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Goals: Responsible Consumption and Productions, Climate Action, Life on Land, Life Below Water</w:t>
      </w:r>
    </w:p>
    <w:p w:rsidR="00000000" w:rsidDel="00000000" w:rsidP="00000000" w:rsidRDefault="00000000" w:rsidRPr="00000000" w14:paraId="0000004C">
      <w:pPr>
        <w:numPr>
          <w:ilvl w:val="1"/>
          <w:numId w:val="14"/>
        </w:numPr>
        <w:ind w:left="144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LFFC/NFDN supports the growth and development of co-operative-led food hubs, regenerative farms, sustainable fisheries who are improving soil health, increasing biodiversity, </w:t>
      </w:r>
      <w:r w:rsidDel="00000000" w:rsidR="00000000" w:rsidRPr="00000000">
        <w:rPr>
          <w:rFonts w:ascii="Pontano Sans" w:cs="Pontano Sans" w:eastAsia="Pontano Sans" w:hAnsi="Pontano Sans"/>
          <w:i w:val="1"/>
          <w:iCs w:val="1"/>
          <w:color w:val="0e101a"/>
          <w:sz w:val="24"/>
          <w:szCs w:val="24"/>
          <w:rtl w:val="0"/>
        </w:rPr>
        <w:t xml:space="preserve">improving water quality</w:t>
      </w:r>
      <w:r w:rsidDel="00000000" w:rsidR="00000000" w:rsidRPr="00000000">
        <w:rPr>
          <w:rFonts w:ascii="Pontano Sans" w:cs="Pontano Sans" w:eastAsia="Pontano Sans" w:hAnsi="Pontano Sans"/>
          <w:color w:val="0e101a"/>
          <w:sz w:val="24"/>
          <w:szCs w:val="24"/>
          <w:rtl w:val="0"/>
        </w:rPr>
        <w:t xml:space="preserve">, reducing GHG emission and food miles, and supporting innovation in green tools and technology in the local food and farm sector.</w:t>
      </w:r>
    </w:p>
    <w:p w:rsidR="00000000" w:rsidDel="00000000" w:rsidP="00000000" w:rsidRDefault="00000000" w:rsidRPr="00000000" w14:paraId="0000004D">
      <w:pPr>
        <w:numPr>
          <w:ilvl w:val="0"/>
          <w:numId w:val="14"/>
        </w:numPr>
        <w:ind w:left="720" w:hanging="36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Decent Work and Economic Growth </w:t>
      </w:r>
    </w:p>
    <w:p w:rsidR="00000000" w:rsidDel="00000000" w:rsidP="00000000" w:rsidRDefault="00000000" w:rsidRPr="00000000" w14:paraId="0000004E">
      <w:pPr>
        <w:numPr>
          <w:ilvl w:val="1"/>
          <w:numId w:val="14"/>
        </w:numPr>
        <w:ind w:left="144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LFFC/NFDN increases local food sales to recirculate dollars into local communities, creates and maintains local jobs, promotes decent work and a living wage, and supports local suppliers. </w:t>
      </w:r>
      <w:ins w:author="Susanna Redekop" w:id="1" w:date="2024-01-08T17:29:48Z">
        <w:r w:rsidDel="00000000" w:rsidR="00000000" w:rsidRPr="00000000">
          <w:rPr>
            <w:rFonts w:ascii="Pontano Sans" w:cs="Pontano Sans" w:eastAsia="Pontano Sans" w:hAnsi="Pontano Sans"/>
            <w:color w:val="0e101a"/>
            <w:sz w:val="24"/>
            <w:szCs w:val="24"/>
            <w:rtl w:val="0"/>
          </w:rPr>
          <w:t xml:space="preserve"> We do this </w:t>
        </w:r>
      </w:ins>
      <w:r w:rsidDel="00000000" w:rsidR="00000000" w:rsidRPr="00000000">
        <w:rPr>
          <w:rtl w:val="0"/>
        </w:rPr>
      </w:r>
    </w:p>
    <w:p w:rsidR="00000000" w:rsidDel="00000000" w:rsidP="00000000" w:rsidRDefault="00000000" w:rsidRPr="00000000" w14:paraId="0000004F">
      <w:pPr>
        <w:numPr>
          <w:ilvl w:val="0"/>
          <w:numId w:val="14"/>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Partnerships for the Goals </w:t>
      </w:r>
    </w:p>
    <w:p w:rsidR="00000000" w:rsidDel="00000000" w:rsidP="00000000" w:rsidRDefault="00000000" w:rsidRPr="00000000" w14:paraId="00000050">
      <w:pPr>
        <w:numPr>
          <w:ilvl w:val="1"/>
          <w:numId w:val="14"/>
        </w:numPr>
        <w:ind w:left="1440" w:hanging="360"/>
        <w:rPr>
          <w:ins w:author="Susanna Redekop" w:id="2" w:date="2024-01-08T17:30:02Z"/>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LFFC/NFDN collaborates with values-aligned partners for sustainable development and building a better world. Partnerships include Ontario Co-operative Association, the Fair Finance Fund, Ecological Farmers’ Association, Kindred Credit Union, and more. </w:t>
      </w:r>
      <w:ins w:author="Susanna Redekop" w:id="2" w:date="2024-01-08T17:30:02Z">
        <w:commentRangeStart w:id="13"/>
        <w:commentRangeStart w:id="14"/>
        <w:r w:rsidDel="00000000" w:rsidR="00000000" w:rsidRPr="00000000">
          <w:rPr>
            <w:rFonts w:ascii="Pontano Sans" w:cs="Pontano Sans" w:eastAsia="Pontano Sans" w:hAnsi="Pontano Sans"/>
            <w:color w:val="0e101a"/>
            <w:sz w:val="24"/>
            <w:szCs w:val="24"/>
            <w:rtl w:val="0"/>
          </w:rPr>
          <w:t xml:space="preserve"> Our member-based network includes St James Town Community Co-op who lead  SDG-based innovation in the GTA from a racialized, low income based community food hub </w:t>
        </w:r>
      </w:ins>
    </w:p>
    <w:p w:rsidR="00000000" w:rsidDel="00000000" w:rsidP="00000000" w:rsidRDefault="00000000" w:rsidRPr="00000000" w14:paraId="00000051">
      <w:pPr>
        <w:numPr>
          <w:ilvl w:val="1"/>
          <w:numId w:val="14"/>
        </w:numPr>
        <w:ind w:left="1440" w:hanging="360"/>
        <w:rPr>
          <w:rFonts w:ascii="Pontano Sans" w:cs="Pontano Sans" w:eastAsia="Pontano Sans" w:hAnsi="Pontano Sans"/>
          <w:color w:val="0e101a"/>
          <w:sz w:val="24"/>
          <w:szCs w:val="24"/>
          <w:u w:val="none"/>
        </w:rPr>
      </w:pPr>
      <w:ins w:author="Susanna Redekop" w:id="2" w:date="2024-01-08T17:30:02Z">
        <w:r w:rsidDel="00000000" w:rsidR="00000000" w:rsidRPr="00000000">
          <w:rPr>
            <w:rFonts w:ascii="Pontano Sans" w:cs="Pontano Sans" w:eastAsia="Pontano Sans" w:hAnsi="Pontano Sans"/>
            <w:color w:val="0e101a"/>
            <w:sz w:val="24"/>
            <w:szCs w:val="24"/>
            <w:rtl w:val="0"/>
          </w:rPr>
          <w:t xml:space="preserve">(including an emerging Black and Indigenous Food Security Access Network) and Indigenous-led / Indigenous-serving members such as Anishinabek Nation and Keepers of the Circle in Northern Ontario.</w:t>
        </w:r>
      </w:ins>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2">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53">
      <w:pPr>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Objective #1: Collaboration  </w:t>
      </w:r>
    </w:p>
    <w:p w:rsidR="00000000" w:rsidDel="00000000" w:rsidP="00000000" w:rsidRDefault="00000000" w:rsidRPr="00000000" w14:paraId="00000054">
      <w:pPr>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w:t>
      </w:r>
      <w:r w:rsidDel="00000000" w:rsidR="00000000" w:rsidRPr="00000000">
        <w:rPr>
          <w:b w:val="1"/>
          <w:bCs w:val="1"/>
          <w:color w:val="333333"/>
          <w:sz w:val="24"/>
          <w:szCs w:val="24"/>
          <w:rtl w:val="0"/>
        </w:rPr>
        <w:t xml:space="preserve">Regional local food and farm co-op Roundtables” or “Fostering collaboration through regional roundtables” ? </w:t>
      </w:r>
      <w:r w:rsidDel="00000000" w:rsidR="00000000" w:rsidRPr="00000000">
        <w:rPr>
          <w:rtl w:val="0"/>
        </w:rPr>
      </w:r>
    </w:p>
    <w:p w:rsidR="00000000" w:rsidDel="00000000" w:rsidP="00000000" w:rsidRDefault="00000000" w:rsidRPr="00000000" w14:paraId="00000055">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56">
      <w:pPr>
        <w:rPr>
          <w:rFonts w:ascii="Pontano Sans" w:cs="Pontano Sans" w:eastAsia="Pontano Sans" w:hAnsi="Pontano Sans"/>
          <w:i w:val="1"/>
          <w:iCs w:val="1"/>
          <w:sz w:val="24"/>
          <w:szCs w:val="24"/>
        </w:rPr>
      </w:pPr>
      <w:r w:rsidDel="00000000" w:rsidR="00000000" w:rsidRPr="00000000">
        <w:rPr>
          <w:rFonts w:ascii="Pontano Sans" w:cs="Pontano Sans" w:eastAsia="Pontano Sans" w:hAnsi="Pontano Sans"/>
          <w:color w:val="0e101a"/>
          <w:sz w:val="24"/>
          <w:szCs w:val="24"/>
          <w:rtl w:val="0"/>
        </w:rPr>
        <w:t xml:space="preserve">The Northern Foodways Development Network (NFDN) and Local Food and Farm Co-op (LFFC)  will create an environment to give</w:t>
      </w:r>
      <w:r w:rsidDel="00000000" w:rsidR="00000000" w:rsidRPr="00000000">
        <w:rPr>
          <w:rFonts w:ascii="Pontano Sans" w:cs="Pontano Sans" w:eastAsia="Pontano Sans" w:hAnsi="Pontano Sans"/>
          <w:sz w:val="24"/>
          <w:szCs w:val="24"/>
          <w:rtl w:val="0"/>
        </w:rPr>
        <w:t xml:space="preserve"> representation and voice to the diverse regions, people and places of Ontario. </w:t>
      </w:r>
      <w:commentRangeStart w:id="15"/>
      <w:r w:rsidDel="00000000" w:rsidR="00000000" w:rsidRPr="00000000">
        <w:rPr>
          <w:rFonts w:ascii="Pontano Sans" w:cs="Pontano Sans" w:eastAsia="Pontano Sans" w:hAnsi="Pontano Sans"/>
          <w:sz w:val="24"/>
          <w:szCs w:val="24"/>
          <w:rtl w:val="0"/>
        </w:rPr>
        <w:t xml:space="preserve">Through conveying stakeholder</w:t>
      </w:r>
      <w:commentRangeEnd w:id="15"/>
      <w:r w:rsidDel="00000000" w:rsidR="00000000" w:rsidRPr="00000000">
        <w:commentReference w:id="15"/>
      </w:r>
      <w:r w:rsidDel="00000000" w:rsidR="00000000" w:rsidRPr="00000000">
        <w:rPr>
          <w:rFonts w:ascii="Pontano Sans" w:cs="Pontano Sans" w:eastAsia="Pontano Sans" w:hAnsi="Pontano Sans"/>
          <w:sz w:val="24"/>
          <w:szCs w:val="24"/>
          <w:rtl w:val="0"/>
        </w:rPr>
        <w:t xml:space="preserve"> through a community engagement strategy, we enhance the notion of community sufficiency rather than self sufficiency within our regions and collaboratively empower one another.  </w:t>
      </w:r>
      <w:r w:rsidDel="00000000" w:rsidR="00000000" w:rsidRPr="00000000">
        <w:rPr>
          <w:rtl w:val="0"/>
        </w:rPr>
      </w:r>
    </w:p>
    <w:p w:rsidR="00000000" w:rsidDel="00000000" w:rsidP="00000000" w:rsidRDefault="00000000" w:rsidRPr="00000000" w14:paraId="00000057">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58">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From the ground up and top down, transactional actors and support actors come together to learn and hear perspectives from one another.  By coming together, we’re defining a common goal and shared vision to solve pressing social, cultural, environmental and economic challenges within the food system.</w:t>
      </w:r>
    </w:p>
    <w:p w:rsidR="00000000" w:rsidDel="00000000" w:rsidP="00000000" w:rsidRDefault="00000000" w:rsidRPr="00000000" w14:paraId="00000059">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5A">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Eligible Activity:</w:t>
      </w:r>
    </w:p>
    <w:p w:rsidR="00000000" w:rsidDel="00000000" w:rsidP="00000000" w:rsidRDefault="00000000" w:rsidRPr="00000000" w14:paraId="0000005B">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5C">
      <w:pPr>
        <w:numPr>
          <w:ilvl w:val="0"/>
          <w:numId w:val="13"/>
        </w:numPr>
        <w:shd w:fill="ffffff" w:val="clear"/>
        <w:spacing w:after="0" w:afterAutospacing="0" w:lineRule="auto"/>
        <w:ind w:left="720" w:hanging="36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Developing and delivering SDG Workshops and Round-tables to learn about barriers and best practices for equity-deserving groups and groups or individuals in vulnerable situations</w:t>
      </w:r>
    </w:p>
    <w:p w:rsidR="00000000" w:rsidDel="00000000" w:rsidP="00000000" w:rsidRDefault="00000000" w:rsidRPr="00000000" w14:paraId="0000005D">
      <w:pPr>
        <w:numPr>
          <w:ilvl w:val="0"/>
          <w:numId w:val="13"/>
        </w:numPr>
        <w:shd w:fill="ffffff" w:val="clear"/>
        <w:spacing w:after="180" w:lineRule="auto"/>
        <w:ind w:left="720" w:hanging="36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Developing a community engagement strategy for partners targeting equity-deserving groups and groups or individuals in vulnerable situations</w:t>
      </w:r>
      <w:r w:rsidDel="00000000" w:rsidR="00000000" w:rsidRPr="00000000">
        <w:rPr>
          <w:rtl w:val="0"/>
        </w:rPr>
      </w:r>
    </w:p>
    <w:p w:rsidR="00000000" w:rsidDel="00000000" w:rsidP="00000000" w:rsidRDefault="00000000" w:rsidRPr="00000000" w14:paraId="0000005E">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5F">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Activities </w:t>
      </w:r>
    </w:p>
    <w:p w:rsidR="00000000" w:rsidDel="00000000" w:rsidP="00000000" w:rsidRDefault="00000000" w:rsidRPr="00000000" w14:paraId="00000060">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61">
      <w:pPr>
        <w:numPr>
          <w:ilvl w:val="0"/>
          <w:numId w:val="10"/>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Convey Stakeholders: Host 4 Regional Advisory Roundtables in Northeastern Ontario, Northwestern Ontario, Central and Southern Ontario per year focused on identifying key challenges, gaps, barriers, and </w:t>
      </w:r>
      <w:r w:rsidDel="00000000" w:rsidR="00000000" w:rsidRPr="00000000">
        <w:rPr>
          <w:rFonts w:ascii="Pontano Sans" w:cs="Pontano Sans" w:eastAsia="Pontano Sans" w:hAnsi="Pontano Sans"/>
          <w:color w:val="0e101a"/>
          <w:sz w:val="24"/>
          <w:szCs w:val="24"/>
          <w:rtl w:val="0"/>
        </w:rPr>
        <w:t xml:space="preserve">oppourtunities</w:t>
      </w:r>
      <w:r w:rsidDel="00000000" w:rsidR="00000000" w:rsidRPr="00000000">
        <w:rPr>
          <w:rFonts w:ascii="Pontano Sans" w:cs="Pontano Sans" w:eastAsia="Pontano Sans" w:hAnsi="Pontano Sans"/>
          <w:color w:val="0e101a"/>
          <w:sz w:val="24"/>
          <w:szCs w:val="24"/>
          <w:rtl w:val="0"/>
        </w:rPr>
        <w:t xml:space="preserve">  to work towards SDGs </w:t>
      </w:r>
      <w:r w:rsidDel="00000000" w:rsidR="00000000" w:rsidRPr="00000000">
        <w:rPr>
          <w:rtl w:val="0"/>
        </w:rPr>
      </w:r>
    </w:p>
    <w:p w:rsidR="00000000" w:rsidDel="00000000" w:rsidP="00000000" w:rsidRDefault="00000000" w:rsidRPr="00000000" w14:paraId="00000062">
      <w:pPr>
        <w:numPr>
          <w:ilvl w:val="0"/>
          <w:numId w:val="10"/>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Focus Strategy: Identify key focus strategies (i.e. distribution, marketing and sales, product, regulations and certifications) to overcome challenges, gaps and barriers</w:t>
      </w:r>
    </w:p>
    <w:p w:rsidR="00000000" w:rsidDel="00000000" w:rsidP="00000000" w:rsidRDefault="00000000" w:rsidRPr="00000000" w14:paraId="00000063">
      <w:pPr>
        <w:numPr>
          <w:ilvl w:val="0"/>
          <w:numId w:val="10"/>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Identify Roles and Responsibilities: Build strategic partnerships among </w:t>
      </w:r>
      <w:r w:rsidDel="00000000" w:rsidR="00000000" w:rsidRPr="00000000">
        <w:rPr>
          <w:rFonts w:ascii="Pontano Sans" w:cs="Pontano Sans" w:eastAsia="Pontano Sans" w:hAnsi="Pontano Sans"/>
          <w:color w:val="0e101a"/>
          <w:sz w:val="24"/>
          <w:szCs w:val="24"/>
          <w:rtl w:val="0"/>
        </w:rPr>
        <w:t xml:space="preserve">transactional</w:t>
      </w:r>
      <w:r w:rsidDel="00000000" w:rsidR="00000000" w:rsidRPr="00000000">
        <w:rPr>
          <w:rFonts w:ascii="Pontano Sans" w:cs="Pontano Sans" w:eastAsia="Pontano Sans" w:hAnsi="Pontano Sans"/>
          <w:color w:val="0e101a"/>
          <w:sz w:val="24"/>
          <w:szCs w:val="24"/>
          <w:rtl w:val="0"/>
        </w:rPr>
        <w:t xml:space="preserve"> actors and support actors</w:t>
      </w:r>
    </w:p>
    <w:p w:rsidR="00000000" w:rsidDel="00000000" w:rsidP="00000000" w:rsidRDefault="00000000" w:rsidRPr="00000000" w14:paraId="00000064">
      <w:pPr>
        <w:numPr>
          <w:ilvl w:val="0"/>
          <w:numId w:val="10"/>
        </w:numPr>
        <w:ind w:left="720" w:hanging="36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Build Capacity: Host capacity-building series with expertise to develop the skills, knowledge and expertise to create opportunities that  amplify and strengthen resource mobilization within the community </w:t>
      </w:r>
    </w:p>
    <w:p w:rsidR="00000000" w:rsidDel="00000000" w:rsidP="00000000" w:rsidRDefault="00000000" w:rsidRPr="00000000" w14:paraId="00000065">
      <w:pPr>
        <w:numPr>
          <w:ilvl w:val="0"/>
          <w:numId w:val="10"/>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Establish Measurement System: Implement a common SDG  impact measurement system to monitor, track and communicate SDG impact indicators  to track the development and growth of the value chain and transactional actors within the value chain </w:t>
      </w:r>
    </w:p>
    <w:p w:rsidR="00000000" w:rsidDel="00000000" w:rsidP="00000000" w:rsidRDefault="00000000" w:rsidRPr="00000000" w14:paraId="00000066">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67">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Key Performance Indicators </w:t>
      </w:r>
    </w:p>
    <w:p w:rsidR="00000000" w:rsidDel="00000000" w:rsidP="00000000" w:rsidRDefault="00000000" w:rsidRPr="00000000" w14:paraId="00000068">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69">
      <w:pPr>
        <w:numPr>
          <w:ilvl w:val="0"/>
          <w:numId w:val="12"/>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 of regional advisory roundtable hosted </w:t>
      </w:r>
    </w:p>
    <w:p w:rsidR="00000000" w:rsidDel="00000000" w:rsidP="00000000" w:rsidRDefault="00000000" w:rsidRPr="00000000" w14:paraId="0000006A">
      <w:pPr>
        <w:numPr>
          <w:ilvl w:val="0"/>
          <w:numId w:val="12"/>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 of focus strategies identified  </w:t>
      </w:r>
    </w:p>
    <w:p w:rsidR="00000000" w:rsidDel="00000000" w:rsidP="00000000" w:rsidRDefault="00000000" w:rsidRPr="00000000" w14:paraId="0000006B">
      <w:pPr>
        <w:numPr>
          <w:ilvl w:val="0"/>
          <w:numId w:val="12"/>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 of strategic VCC partnerships develop (transactional and support) </w:t>
      </w:r>
    </w:p>
    <w:p w:rsidR="00000000" w:rsidDel="00000000" w:rsidP="00000000" w:rsidRDefault="00000000" w:rsidRPr="00000000" w14:paraId="0000006C">
      <w:pPr>
        <w:numPr>
          <w:ilvl w:val="0"/>
          <w:numId w:val="12"/>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 of impact measurement system developed and implemented </w:t>
      </w:r>
    </w:p>
    <w:p w:rsidR="00000000" w:rsidDel="00000000" w:rsidP="00000000" w:rsidRDefault="00000000" w:rsidRPr="00000000" w14:paraId="0000006D">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6E">
      <w:pPr>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Objective #2:  Collective Digital Content Marketing Program </w:t>
      </w:r>
    </w:p>
    <w:p w:rsidR="00000000" w:rsidDel="00000000" w:rsidP="00000000" w:rsidRDefault="00000000" w:rsidRPr="00000000" w14:paraId="0000006F">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70">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Local leaders create conditions for change in the places they live, and communities depend upon leaders to catalyze positive outcomes. Through the SDG Digital Content Marketing Program we will collaborate with transactional actors and support actors to help synthesize complex ideas in a way that helps achieve a common understanding, shared purpose, and build alignment. The digital content marketing program will create awareness of the local leaders working towards SDG creating social, cultural, environmental and economic impact in their community. </w:t>
      </w:r>
    </w:p>
    <w:p w:rsidR="00000000" w:rsidDel="00000000" w:rsidP="00000000" w:rsidRDefault="00000000" w:rsidRPr="00000000" w14:paraId="00000071">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72">
      <w:pPr>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Key Performance Indicators</w:t>
      </w:r>
    </w:p>
    <w:p w:rsidR="00000000" w:rsidDel="00000000" w:rsidP="00000000" w:rsidRDefault="00000000" w:rsidRPr="00000000" w14:paraId="00000073">
      <w:pPr>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74">
      <w:pPr>
        <w:numPr>
          <w:ilvl w:val="0"/>
          <w:numId w:val="4"/>
        </w:numPr>
        <w:ind w:left="720" w:hanging="36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Capture high-quality photo, b-roll, and reels to raise awareness, recognize and bring voices to local leaders </w:t>
      </w:r>
    </w:p>
    <w:p w:rsidR="00000000" w:rsidDel="00000000" w:rsidP="00000000" w:rsidRDefault="00000000" w:rsidRPr="00000000" w14:paraId="00000075">
      <w:pPr>
        <w:numPr>
          <w:ilvl w:val="0"/>
          <w:numId w:val="4"/>
        </w:numPr>
        <w:ind w:left="720" w:hanging="36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Develop  digital content marketing strategies through social media marketing, email marketing, online marketing, and SEO</w:t>
      </w:r>
    </w:p>
    <w:p w:rsidR="00000000" w:rsidDel="00000000" w:rsidP="00000000" w:rsidRDefault="00000000" w:rsidRPr="00000000" w14:paraId="00000076">
      <w:pPr>
        <w:numPr>
          <w:ilvl w:val="0"/>
          <w:numId w:val="4"/>
        </w:numPr>
        <w:ind w:left="720" w:hanging="360"/>
        <w:rPr>
          <w:rFonts w:ascii="Pontano Sans" w:cs="Pontano Sans" w:eastAsia="Pontano Sans" w:hAnsi="Pontano Sans"/>
          <w:color w:val="0e101a"/>
          <w:sz w:val="24"/>
          <w:szCs w:val="24"/>
          <w:u w:val="none"/>
        </w:rPr>
      </w:pPr>
      <w:r w:rsidDel="00000000" w:rsidR="00000000" w:rsidRPr="00000000">
        <w:rPr>
          <w:rFonts w:ascii="Pontano Sans" w:cs="Pontano Sans" w:eastAsia="Pontano Sans" w:hAnsi="Pontano Sans"/>
          <w:color w:val="0e101a"/>
          <w:sz w:val="24"/>
          <w:szCs w:val="24"/>
          <w:rtl w:val="0"/>
        </w:rPr>
        <w:t xml:space="preserve">Launch four online marketing campaigns to create awareness of local leaders working towards SDG on Facebook, Instagram, TikTok and LinkedIn </w:t>
      </w:r>
    </w:p>
    <w:p w:rsidR="00000000" w:rsidDel="00000000" w:rsidP="00000000" w:rsidRDefault="00000000" w:rsidRPr="00000000" w14:paraId="00000077">
      <w:pPr>
        <w:shd w:fill="ffffff" w:val="clear"/>
        <w:spacing w:after="180" w:lineRule="auto"/>
        <w:ind w:left="0" w:firstLine="0"/>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78">
      <w:pPr>
        <w:shd w:fill="ffffff" w:val="clear"/>
        <w:spacing w:after="180" w:lineRule="auto"/>
        <w:ind w:left="0" w:firstLine="0"/>
        <w:rPr>
          <w:rFonts w:ascii="Pontano Sans" w:cs="Pontano Sans" w:eastAsia="Pontano Sans" w:hAnsi="Pontano Sans"/>
          <w:color w:val="333333"/>
          <w:sz w:val="24"/>
          <w:szCs w:val="24"/>
        </w:rPr>
      </w:pPr>
      <w:r w:rsidDel="00000000" w:rsidR="00000000" w:rsidRPr="00000000">
        <w:rPr>
          <w:rFonts w:ascii="Pontano Sans" w:cs="Pontano Sans" w:eastAsia="Pontano Sans" w:hAnsi="Pontano Sans"/>
          <w:color w:val="333333"/>
          <w:sz w:val="24"/>
          <w:szCs w:val="24"/>
          <w:rtl w:val="0"/>
        </w:rPr>
        <w:t xml:space="preserve">Potential Collaborations / In-Kind Contributions </w:t>
      </w:r>
    </w:p>
    <w:p w:rsidR="00000000" w:rsidDel="00000000" w:rsidP="00000000" w:rsidRDefault="00000000" w:rsidRPr="00000000" w14:paraId="00000079">
      <w:pPr>
        <w:shd w:fill="ffffff" w:val="clear"/>
        <w:spacing w:after="180" w:lineRule="auto"/>
        <w:ind w:left="0" w:firstLine="0"/>
        <w:rPr>
          <w:rFonts w:ascii="Pontano Sans" w:cs="Pontano Sans" w:eastAsia="Pontano Sans" w:hAnsi="Pontano Sans"/>
          <w:color w:val="333333"/>
          <w:sz w:val="24"/>
          <w:szCs w:val="24"/>
        </w:rPr>
      </w:pPr>
      <w:r w:rsidDel="00000000" w:rsidR="00000000" w:rsidRPr="00000000">
        <w:rPr>
          <w:rtl w:val="0"/>
        </w:rPr>
      </w:r>
    </w:p>
    <w:p w:rsidR="00000000" w:rsidDel="00000000" w:rsidP="00000000" w:rsidRDefault="00000000" w:rsidRPr="00000000" w14:paraId="0000007A">
      <w:pPr>
        <w:numPr>
          <w:ilvl w:val="0"/>
          <w:numId w:val="11"/>
        </w:numPr>
        <w:shd w:fill="ffffff" w:val="clear"/>
        <w:spacing w:after="180" w:lineRule="auto"/>
        <w:ind w:left="720" w:hanging="360"/>
      </w:pPr>
      <w:r w:rsidDel="00000000" w:rsidR="00000000" w:rsidRPr="00000000">
        <w:rPr>
          <w:color w:val="333333"/>
          <w:sz w:val="30"/>
          <w:szCs w:val="30"/>
          <w:rtl w:val="0"/>
        </w:rPr>
        <w:t xml:space="preserve">demonstration of partnership/collaboration, innovation, and impact</w:t>
      </w:r>
      <w:r w:rsidDel="00000000" w:rsidR="00000000" w:rsidRPr="00000000">
        <w:rPr>
          <w:rtl w:val="0"/>
        </w:rPr>
      </w:r>
    </w:p>
    <w:p w:rsidR="00000000" w:rsidDel="00000000" w:rsidP="00000000" w:rsidRDefault="00000000" w:rsidRPr="00000000" w14:paraId="0000007B">
      <w:pPr>
        <w:shd w:fill="ffffff" w:val="clear"/>
        <w:spacing w:after="180" w:lineRule="auto"/>
        <w:rPr>
          <w:color w:val="333333"/>
          <w:sz w:val="30"/>
          <w:szCs w:val="30"/>
        </w:rPr>
      </w:pPr>
      <w:r w:rsidDel="00000000" w:rsidR="00000000" w:rsidRPr="00000000">
        <w:rPr>
          <w:rtl w:val="0"/>
        </w:rPr>
      </w:r>
    </w:p>
    <w:p w:rsidR="00000000" w:rsidDel="00000000" w:rsidP="00000000" w:rsidRDefault="00000000" w:rsidRPr="00000000" w14:paraId="0000007C">
      <w:pPr>
        <w:shd w:fill="ffffff" w:val="clear"/>
        <w:spacing w:after="180" w:lineRule="auto"/>
        <w:jc w:val="center"/>
        <w:rPr>
          <w:color w:val="333333"/>
          <w:sz w:val="30"/>
          <w:szCs w:val="30"/>
        </w:rPr>
      </w:pPr>
      <w:r w:rsidDel="00000000" w:rsidR="00000000" w:rsidRPr="00000000">
        <w:rPr>
          <w:color w:val="333333"/>
          <w:sz w:val="30"/>
          <w:szCs w:val="30"/>
          <w:rtl w:val="0"/>
        </w:rPr>
        <w:t xml:space="preserve">—</w:t>
      </w:r>
    </w:p>
    <w:p w:rsidR="00000000" w:rsidDel="00000000" w:rsidP="00000000" w:rsidRDefault="00000000" w:rsidRPr="00000000" w14:paraId="0000007D">
      <w:pPr>
        <w:pStyle w:val="Heading2"/>
        <w:rPr>
          <w:b w:val="1"/>
          <w:bCs w:val="1"/>
        </w:rPr>
      </w:pPr>
      <w:bookmarkStart w:colFirst="0" w:colLast="0" w:name="_n973v05j5zfm" w:id="0"/>
      <w:bookmarkEnd w:id="0"/>
      <w:r w:rsidDel="00000000" w:rsidR="00000000" w:rsidRPr="00000000">
        <w:rPr>
          <w:rtl w:val="0"/>
        </w:rPr>
        <w:t xml:space="preserve">Section B Part 2 Project proposal </w:t>
      </w:r>
      <w:commentRangeStart w:id="16"/>
      <w:commentRangeStart w:id="17"/>
      <w:commentRangeStart w:id="18"/>
      <w:commentRangeStart w:id="19"/>
      <w:r w:rsidDel="00000000" w:rsidR="00000000" w:rsidRPr="00000000">
        <w:rPr>
          <w:rtl w:val="0"/>
        </w:rPr>
      </w:r>
    </w:p>
    <w:p w:rsidR="00000000" w:rsidDel="00000000" w:rsidP="00000000" w:rsidRDefault="00000000" w:rsidRPr="00000000" w14:paraId="0000007E">
      <w:pPr>
        <w:pStyle w:val="Heading4"/>
        <w:numPr>
          <w:ilvl w:val="0"/>
          <w:numId w:val="2"/>
        </w:numPr>
        <w:spacing w:after="0" w:afterAutospacing="0"/>
        <w:ind w:left="720" w:hanging="360"/>
      </w:pPr>
      <w:bookmarkStart w:colFirst="0" w:colLast="0" w:name="_7n7z227ivf9a" w:id="1"/>
      <w:bookmarkEnd w:id="1"/>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Project title : The roots of a collaborative food culture</w:t>
      </w:r>
    </w:p>
    <w:p w:rsidR="00000000" w:rsidDel="00000000" w:rsidP="00000000" w:rsidRDefault="00000000" w:rsidRPr="00000000" w14:paraId="0000007F">
      <w:pPr>
        <w:pStyle w:val="Heading4"/>
        <w:numPr>
          <w:ilvl w:val="1"/>
          <w:numId w:val="2"/>
        </w:numPr>
        <w:spacing w:after="0" w:afterAutospacing="0" w:before="0" w:beforeAutospacing="0"/>
        <w:ind w:left="1440" w:hanging="360"/>
      </w:pPr>
      <w:bookmarkStart w:colFirst="0" w:colLast="0" w:name="_8h7qgymgbp9d" w:id="2"/>
      <w:bookmarkEnd w:id="2"/>
      <w:r w:rsidDel="00000000" w:rsidR="00000000" w:rsidRPr="00000000">
        <w:rPr>
          <w:rtl w:val="0"/>
        </w:rPr>
        <w:t xml:space="preserve">Growing Together: Fostering a co-operative Food Culture</w:t>
      </w:r>
    </w:p>
    <w:p w:rsidR="00000000" w:rsidDel="00000000" w:rsidP="00000000" w:rsidRDefault="00000000" w:rsidRPr="00000000" w14:paraId="00000080">
      <w:pPr>
        <w:pStyle w:val="Heading4"/>
        <w:numPr>
          <w:ilvl w:val="0"/>
          <w:numId w:val="2"/>
        </w:numPr>
        <w:spacing w:after="0" w:afterAutospacing="0" w:before="0" w:beforeAutospacing="0"/>
        <w:ind w:left="720" w:hanging="360"/>
      </w:pPr>
      <w:bookmarkStart w:colFirst="0" w:colLast="0" w:name="_mqqjsxingxhr" w:id="3"/>
      <w:bookmarkEnd w:id="3"/>
      <w:r w:rsidDel="00000000" w:rsidR="00000000" w:rsidRPr="00000000">
        <w:rPr>
          <w:rtl w:val="0"/>
        </w:rPr>
        <w:t xml:space="preserve">Planned project start date: February 2024- February 2026</w:t>
      </w:r>
    </w:p>
    <w:p w:rsidR="00000000" w:rsidDel="00000000" w:rsidP="00000000" w:rsidRDefault="00000000" w:rsidRPr="00000000" w14:paraId="00000081">
      <w:pPr>
        <w:pStyle w:val="Heading4"/>
        <w:numPr>
          <w:ilvl w:val="0"/>
          <w:numId w:val="2"/>
        </w:numPr>
        <w:spacing w:after="0" w:afterAutospacing="0" w:before="0" w:beforeAutospacing="0"/>
        <w:ind w:left="720" w:hanging="360"/>
      </w:pPr>
      <w:bookmarkStart w:colFirst="0" w:colLast="0" w:name="_bzmjd9a8nst1" w:id="4"/>
      <w:bookmarkEnd w:id="4"/>
      <w:r w:rsidDel="00000000" w:rsidR="00000000" w:rsidRPr="00000000">
        <w:rPr>
          <w:rtl w:val="0"/>
        </w:rPr>
        <w:t xml:space="preserve">planned project end date: February 2026</w:t>
      </w:r>
    </w:p>
    <w:p w:rsidR="00000000" w:rsidDel="00000000" w:rsidP="00000000" w:rsidRDefault="00000000" w:rsidRPr="00000000" w14:paraId="00000082">
      <w:pPr>
        <w:pStyle w:val="Heading4"/>
        <w:numPr>
          <w:ilvl w:val="0"/>
          <w:numId w:val="2"/>
        </w:numPr>
        <w:spacing w:after="0" w:afterAutospacing="0" w:before="0" w:beforeAutospacing="0"/>
        <w:ind w:left="720" w:hanging="360"/>
      </w:pPr>
      <w:bookmarkStart w:colFirst="0" w:colLast="0" w:name="_ys04kbcwvppe" w:id="5"/>
      <w:bookmarkEnd w:id="5"/>
      <w:r w:rsidDel="00000000" w:rsidR="00000000" w:rsidRPr="00000000">
        <w:rPr>
          <w:rtl w:val="0"/>
        </w:rPr>
        <w:t xml:space="preserve">Amount requested from Employment and social development Canada: $200 000</w:t>
      </w:r>
    </w:p>
    <w:p w:rsidR="00000000" w:rsidDel="00000000" w:rsidP="00000000" w:rsidRDefault="00000000" w:rsidRPr="00000000" w14:paraId="00000083">
      <w:pPr>
        <w:pStyle w:val="Heading4"/>
        <w:numPr>
          <w:ilvl w:val="0"/>
          <w:numId w:val="2"/>
        </w:numPr>
        <w:spacing w:before="0" w:beforeAutospacing="0"/>
        <w:ind w:left="720" w:hanging="360"/>
      </w:pPr>
      <w:bookmarkStart w:colFirst="0" w:colLast="0" w:name="_37es0esv6mxi" w:id="6"/>
      <w:bookmarkEnd w:id="6"/>
      <w:r w:rsidDel="00000000" w:rsidR="00000000" w:rsidRPr="00000000">
        <w:rPr>
          <w:rtl w:val="0"/>
        </w:rPr>
        <w:t xml:space="preserve">[#24]Project summary (in no more than 500 words, describe the need of the project including its goals, expected results, and the targeted group</w:t>
      </w:r>
    </w:p>
    <w:p w:rsidR="00000000" w:rsidDel="00000000" w:rsidP="00000000" w:rsidRDefault="00000000" w:rsidRPr="00000000" w14:paraId="00000084">
      <w:pPr>
        <w:pStyle w:val="Heading3"/>
        <w:rPr/>
      </w:pPr>
      <w:bookmarkStart w:colFirst="0" w:colLast="0" w:name="_3hl2nf1pce5h" w:id="7"/>
      <w:bookmarkEnd w:id="7"/>
      <w:r w:rsidDel="00000000" w:rsidR="00000000" w:rsidRPr="00000000">
        <w:rPr>
          <w:rtl w:val="0"/>
        </w:rPr>
        <w:t xml:space="preserve">Project Summary [draft]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Our project, "Growing Together: Fostering a Co-operative Food Culture," aims to promote collaboration and shared experiences in the realm of food, with a focus on advancing the United Nations Sustainable Development Goals (UNSDGs) within the local food, farm, co-op and social enterprise sector. Through a series of workshops, regional roundtables, and online resources, we aim to increase awareness of the UNSDGs, provide practical guidance for co-ops and social enterprises to integrate the SDGs into their operations, and strengthen partnerships within the sector.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rtl w:val="0"/>
        </w:rPr>
        <w:t xml:space="preserve">The need for this project arises from the lack of awareness of the UNSDGs within the local food and farm co-op sector (+VCC in North). By raising awareness and providing tools for integration, we aim to empower </w:t>
      </w:r>
      <w:commentRangeStart w:id="20"/>
      <w:commentRangeStart w:id="21"/>
      <w:r w:rsidDel="00000000" w:rsidR="00000000" w:rsidRPr="00000000">
        <w:rPr>
          <w:rtl w:val="0"/>
        </w:rPr>
        <w:t xml:space="preserve">co-ops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and local food and farm actors to see themselves as </w:t>
      </w:r>
      <w:commentRangeStart w:id="22"/>
      <w:commentRangeStart w:id="23"/>
      <w:r w:rsidDel="00000000" w:rsidR="00000000" w:rsidRPr="00000000">
        <w:rPr>
          <w:rtl w:val="0"/>
        </w:rPr>
        <w:t xml:space="preserve">leaders in climate action and sustainability. </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t xml:space="preserve">The project objectives are as follows:</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Objective 1: Increase awareness and understanding of the UNSDGs among local food and farm co-op members. We will achieve this by organizing a workshop that engages our membership and showcases the role of the sector in advancing the SDGs.</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Objective 2: Provide practical guidance and tools for local food and farm businesses or co-ops to advance the SDGs. We will create a toolkit on how to integrate the SDGs into their operations, which will be accessible through an online platform like Mighty Networks.</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Objective 3: Strengthen partnerships and networks between the Ontario Co-operative Association (OCA), Local Food and Farm Co-op (LFFC), Northern Foodways Development Network (NFDN), and their memberships. To achieve this, we will organize regional roundtables to facilitate dialogue, collaboration, and knowledge-sharing on achieving the SDGs within the local food and farm sector.</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expected outputs of this project include a workshop aimed at engaging our membership on the UNSDGs, a toolkit on advancing SDGs in food farm businesses or co-ops, and media cards and infographics to increase awareness on the UNSDGs and the impact of local food and farm co-ops. The outcomes we anticipate include the establishment or strengthening of partnerships and networks within the sector, enhanced multi-disciplinary efforts through engagement with Canada's wider multi-sectors (?), and the identification and development of resources to help communities effectively implement the SDGs.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Our project aligns with the objectives of the funding program by increasing public awareness of the UNSDGs within equity-deserving groups and vulnerable populations. We also contribute to fostering new and established partnerships by bridging efforts across sectors in support of the 2030 Agenda. Specifically, our project targets</w:t>
      </w:r>
      <w:commentRangeStart w:id="24"/>
      <w:commentRangeStart w:id="25"/>
      <w:r w:rsidDel="00000000" w:rsidR="00000000" w:rsidRPr="00000000">
        <w:rPr>
          <w:rtl w:val="0"/>
        </w:rPr>
        <w:t xml:space="preserve"> SDGs 2 (Zero Hunger), 3 (Good Health and Well-being), 5 (Gender Equality), 10 (Reduced Inequalities), 12 (Responsible Consumption and Production), 13 (Climate Action), and 17 (Partnerships for the Goals).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Through "Growing Together: Fostering a Co-operative Food Culture," we aim to empower co-ops and local food and farm actors to play an active role in advancing the UNSDGs, creating sustainable and equitable food systems, and building a stronger social economy. By fostering collaboration and raising awareness, we believe that our project will contribute to positive change in individuals' relationships with food and their overall well-being.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4"/>
        <w:rPr/>
      </w:pPr>
      <w:bookmarkStart w:colFirst="0" w:colLast="0" w:name="_zizpqxvqplq" w:id="8"/>
      <w:bookmarkEnd w:id="8"/>
      <w:r w:rsidDel="00000000" w:rsidR="00000000" w:rsidRPr="00000000">
        <w:rPr>
          <w:rtl w:val="0"/>
        </w:rPr>
        <w:t xml:space="preserve">6.[#25] Program objective and priorities (in no more than 500 words, describe how the project meets the objective(s) and/or priory(ies) of the funding program) [draft]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5"/>
        </w:numPr>
        <w:ind w:left="720" w:hanging="360"/>
      </w:pPr>
      <w:r w:rsidDel="00000000" w:rsidR="00000000" w:rsidRPr="00000000">
        <w:rPr>
          <w:b w:val="1"/>
          <w:bCs w:val="1"/>
          <w:rtl w:val="0"/>
        </w:rPr>
        <w:t xml:space="preserve">Objective 1: Increase awareness and understanding of the UNSDGs among local food and farm co-op members through our "Collective Digital Content Marketing Program." </w:t>
      </w:r>
      <w:r w:rsidDel="00000000" w:rsidR="00000000" w:rsidRPr="00000000">
        <w:rPr>
          <w:rtl w:val="0"/>
        </w:rPr>
        <w:t xml:space="preserve">We will achieve this by organizing a workshop that engages our membership and showcases the role of the sector in advancing the SDGs.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firstLine="720"/>
        <w:rPr>
          <w:u w:val="single"/>
        </w:rPr>
      </w:pPr>
      <w:r w:rsidDel="00000000" w:rsidR="00000000" w:rsidRPr="00000000">
        <w:rPr>
          <w:u w:val="single"/>
          <w:rtl w:val="0"/>
        </w:rPr>
        <w:t xml:space="preserve">Collective Digital Content Marketing Program</w:t>
      </w:r>
    </w:p>
    <w:p w:rsidR="00000000" w:rsidDel="00000000" w:rsidP="00000000" w:rsidRDefault="00000000" w:rsidRPr="00000000" w14:paraId="00000098">
      <w:pPr>
        <w:numPr>
          <w:ilvl w:val="1"/>
          <w:numId w:val="15"/>
        </w:numPr>
        <w:ind w:left="1440" w:hanging="360"/>
      </w:pPr>
      <w:r w:rsidDel="00000000" w:rsidR="00000000" w:rsidRPr="00000000">
        <w:rPr>
          <w:rtl w:val="0"/>
        </w:rPr>
        <w:t xml:space="preserve">Local leaders play a crucial role in driving positive change within their communities. Through the SDG Digital Content Marketing Program, we will collaborate with transactional actors and support actors to simplify complex ideas and foster a common understanding, shared purpose, and alignment. This program will raise awareness of local leaders who are working towards the SDGs, creating social, cultural, environmental, and economic impact in their communities.</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u w:val="single"/>
          <w:rtl w:val="0"/>
        </w:rPr>
        <w:t xml:space="preserve">Key Performance Indicators:</w:t>
      </w:r>
      <w:r w:rsidDel="00000000" w:rsidR="00000000" w:rsidRPr="00000000">
        <w:rPr>
          <w:rtl w:val="0"/>
        </w:rPr>
        <w:br w:type="textWrapping"/>
      </w:r>
    </w:p>
    <w:p w:rsidR="00000000" w:rsidDel="00000000" w:rsidP="00000000" w:rsidRDefault="00000000" w:rsidRPr="00000000" w14:paraId="0000009B">
      <w:pPr>
        <w:numPr>
          <w:ilvl w:val="1"/>
          <w:numId w:val="15"/>
        </w:numPr>
        <w:ind w:left="1440" w:hanging="360"/>
      </w:pPr>
      <w:r w:rsidDel="00000000" w:rsidR="00000000" w:rsidRPr="00000000">
        <w:rPr>
          <w:rtl w:val="0"/>
        </w:rPr>
        <w:t xml:space="preserve">Capture high-quality photos, b-roll, and reels to raise awareness and recognize local leaders.</w:t>
      </w:r>
    </w:p>
    <w:p w:rsidR="00000000" w:rsidDel="00000000" w:rsidP="00000000" w:rsidRDefault="00000000" w:rsidRPr="00000000" w14:paraId="0000009C">
      <w:pPr>
        <w:numPr>
          <w:ilvl w:val="1"/>
          <w:numId w:val="15"/>
        </w:numPr>
        <w:ind w:left="1440" w:hanging="360"/>
      </w:pPr>
      <w:r w:rsidDel="00000000" w:rsidR="00000000" w:rsidRPr="00000000">
        <w:rPr>
          <w:rtl w:val="0"/>
        </w:rPr>
        <w:t xml:space="preserve">Develop digital content marketing strategies through social media marketing, email marketing, online marketing, and SEO.</w:t>
      </w:r>
    </w:p>
    <w:p w:rsidR="00000000" w:rsidDel="00000000" w:rsidP="00000000" w:rsidRDefault="00000000" w:rsidRPr="00000000" w14:paraId="0000009D">
      <w:pPr>
        <w:numPr>
          <w:ilvl w:val="1"/>
          <w:numId w:val="15"/>
        </w:numPr>
        <w:ind w:left="1440" w:hanging="360"/>
      </w:pPr>
      <w:r w:rsidDel="00000000" w:rsidR="00000000" w:rsidRPr="00000000">
        <w:rPr>
          <w:rtl w:val="0"/>
        </w:rPr>
        <w:t xml:space="preserve">Launch four online marketing campaigns on Facebook, Instagram, TikTok, and LinkedIn (+Mighty networks) to create awareness of local leaders working towards the SDGs.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5"/>
        </w:numPr>
        <w:ind w:left="720" w:hanging="360"/>
      </w:pPr>
      <w:r w:rsidDel="00000000" w:rsidR="00000000" w:rsidRPr="00000000">
        <w:rPr>
          <w:b w:val="1"/>
          <w:bCs w:val="1"/>
          <w:rtl w:val="0"/>
        </w:rPr>
        <w:t xml:space="preserve">Objective 2: Provide practical guidance and tools for local food and farm businesses or co-ops to advance the SDGs</w:t>
      </w:r>
      <w:r w:rsidDel="00000000" w:rsidR="00000000" w:rsidRPr="00000000">
        <w:rPr>
          <w:rtl w:val="0"/>
        </w:rPr>
        <w:t xml:space="preserve">. We will create a toolkit on how to integrate the SDGs into their operations, which will be accessible through an online platform like Mighty Networks.</w:t>
        <w:br w:type="textWrapping"/>
      </w:r>
    </w:p>
    <w:p w:rsidR="00000000" w:rsidDel="00000000" w:rsidP="00000000" w:rsidRDefault="00000000" w:rsidRPr="00000000" w14:paraId="000000A0">
      <w:pPr>
        <w:numPr>
          <w:ilvl w:val="1"/>
          <w:numId w:val="15"/>
        </w:numPr>
        <w:ind w:left="1440" w:hanging="360"/>
      </w:pPr>
      <w:r w:rsidDel="00000000" w:rsidR="00000000" w:rsidRPr="00000000">
        <w:rPr>
          <w:rtl w:val="0"/>
        </w:rPr>
        <w:t xml:space="preserve">LFFC and NFDN have an online peer-to-peer network on Mighty Networks that we have used to disseminate our online courses. Through this platform, we will create a toolkit on how local food, farms, and co-ops can integrate the SDGs.</w:t>
      </w:r>
    </w:p>
    <w:p w:rsidR="00000000" w:rsidDel="00000000" w:rsidP="00000000" w:rsidRDefault="00000000" w:rsidRPr="00000000" w14:paraId="000000A1">
      <w:pPr>
        <w:numPr>
          <w:ilvl w:val="1"/>
          <w:numId w:val="15"/>
        </w:numPr>
        <w:ind w:left="1440" w:hanging="360"/>
      </w:pPr>
      <w:r w:rsidDel="00000000" w:rsidR="00000000" w:rsidRPr="00000000">
        <w:rPr>
          <w:rtl w:val="0"/>
        </w:rPr>
        <w:t xml:space="preserve">The toolkit will be developed as part of Objective 1 through the Collective Digital Content Marketing Program and then shared on Mighty Networks.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5"/>
        </w:numPr>
        <w:ind w:left="720" w:hanging="360"/>
      </w:pPr>
      <w:r w:rsidDel="00000000" w:rsidR="00000000" w:rsidRPr="00000000">
        <w:rPr>
          <w:b w:val="1"/>
          <w:bCs w:val="1"/>
          <w:rtl w:val="0"/>
        </w:rPr>
        <w:t xml:space="preserve">Objective 3: Strengthen partnerships and networks between the Ontario Co-operative Association (OCA), Local Food and Farm Co-op (LFFC), Northern Foodways Development Network (NFDN), and their membership.</w:t>
      </w:r>
      <w:r w:rsidDel="00000000" w:rsidR="00000000" w:rsidRPr="00000000">
        <w:rPr>
          <w:rtl w:val="0"/>
        </w:rPr>
        <w:t xml:space="preserve"> To achieve this, we will organize regional roundtables to facilitate dialogue, collaboration, and knowledge-sharing on achieving the SDGs within the local food and farm sector.</w:t>
        <w:br w:type="textWrapping"/>
        <w:br w:type="textWrapping"/>
        <w:t xml:space="preserve">The Northern Foodways Development Network (NFDN) and Local Food and Farm Co-op (LFFC) aim to provide representation and a voice to the diverse regions, people, and places of Ontario. By engaging stakeholders through a community engagement strategy, we promote the concept of community sufficiency and collaborative empowerment within our regions.</w:t>
        <w:br w:type="textWrapping"/>
        <w:br w:type="textWrapping"/>
        <w:t xml:space="preserve">We bring together transactional actors and support actors to learn from each other and define common goals and a shared vision to address social, cultural, environmental, and economic challenges within the food system.</w:t>
      </w:r>
    </w:p>
    <w:p w:rsidR="00000000" w:rsidDel="00000000" w:rsidP="00000000" w:rsidRDefault="00000000" w:rsidRPr="00000000" w14:paraId="000000A4">
      <w:pPr>
        <w:ind w:left="720" w:firstLine="0"/>
        <w:rPr/>
      </w:pPr>
      <w:r w:rsidDel="00000000" w:rsidR="00000000" w:rsidRPr="00000000">
        <w:rPr>
          <w:rtl w:val="0"/>
        </w:rPr>
        <w:t xml:space="preserve">+(NOFIA, OFN)</w:t>
        <w:br w:type="textWrapping"/>
        <w:br w:type="textWrapping"/>
      </w:r>
      <w:r w:rsidDel="00000000" w:rsidR="00000000" w:rsidRPr="00000000">
        <w:rPr>
          <w:u w:val="single"/>
          <w:rtl w:val="0"/>
        </w:rPr>
        <w:t xml:space="preserve"> Activities:</w:t>
      </w:r>
      <w:r w:rsidDel="00000000" w:rsidR="00000000" w:rsidRPr="00000000">
        <w:rPr>
          <w:rtl w:val="0"/>
        </w:rPr>
        <w:br w:type="textWrapping"/>
      </w:r>
    </w:p>
    <w:p w:rsidR="00000000" w:rsidDel="00000000" w:rsidP="00000000" w:rsidRDefault="00000000" w:rsidRPr="00000000" w14:paraId="000000A5">
      <w:pPr>
        <w:numPr>
          <w:ilvl w:val="1"/>
          <w:numId w:val="15"/>
        </w:numPr>
        <w:ind w:left="1440" w:hanging="360"/>
      </w:pPr>
      <w:r w:rsidDel="00000000" w:rsidR="00000000" w:rsidRPr="00000000">
        <w:rPr>
          <w:b w:val="1"/>
          <w:bCs w:val="1"/>
          <w:rtl w:val="0"/>
        </w:rPr>
        <w:t xml:space="preserve">Convene Stakeholders:</w:t>
      </w:r>
      <w:r w:rsidDel="00000000" w:rsidR="00000000" w:rsidRPr="00000000">
        <w:rPr>
          <w:rtl w:val="0"/>
        </w:rPr>
        <w:t xml:space="preserve"> Host 4 Regional Advisory Roundtables per year in Northeastern Ontario, Northwestern Ontario, Central Ontario, and Southern Ontario to identify key challenges, gaps, barriers, and opportunities in working towards the SDGs.</w:t>
      </w:r>
    </w:p>
    <w:p w:rsidR="00000000" w:rsidDel="00000000" w:rsidP="00000000" w:rsidRDefault="00000000" w:rsidRPr="00000000" w14:paraId="000000A6">
      <w:pPr>
        <w:numPr>
          <w:ilvl w:val="1"/>
          <w:numId w:val="15"/>
        </w:numPr>
        <w:ind w:left="1440" w:hanging="360"/>
      </w:pPr>
      <w:r w:rsidDel="00000000" w:rsidR="00000000" w:rsidRPr="00000000">
        <w:rPr>
          <w:b w:val="1"/>
          <w:bCs w:val="1"/>
          <w:rtl w:val="0"/>
        </w:rPr>
        <w:t xml:space="preserve">Focus Strategy:</w:t>
      </w:r>
      <w:r w:rsidDel="00000000" w:rsidR="00000000" w:rsidRPr="00000000">
        <w:rPr>
          <w:rtl w:val="0"/>
        </w:rPr>
        <w:t xml:space="preserve"> Identify key focus strategies (e.g., distribution, marketing and sales, product, regulations and certifications) to overcome challenges, gaps, and barriers.</w:t>
      </w:r>
    </w:p>
    <w:p w:rsidR="00000000" w:rsidDel="00000000" w:rsidP="00000000" w:rsidRDefault="00000000" w:rsidRPr="00000000" w14:paraId="000000A7">
      <w:pPr>
        <w:numPr>
          <w:ilvl w:val="1"/>
          <w:numId w:val="15"/>
        </w:numPr>
        <w:ind w:left="1440" w:hanging="360"/>
      </w:pPr>
      <w:r w:rsidDel="00000000" w:rsidR="00000000" w:rsidRPr="00000000">
        <w:rPr>
          <w:b w:val="1"/>
          <w:bCs w:val="1"/>
          <w:rtl w:val="0"/>
        </w:rPr>
        <w:t xml:space="preserve">Identify Roles and Responsibilities:</w:t>
      </w:r>
      <w:r w:rsidDel="00000000" w:rsidR="00000000" w:rsidRPr="00000000">
        <w:rPr>
          <w:rtl w:val="0"/>
        </w:rPr>
        <w:t xml:space="preserve"> Build strategic partnerships among transactional actors and support actors.</w:t>
      </w:r>
    </w:p>
    <w:p w:rsidR="00000000" w:rsidDel="00000000" w:rsidP="00000000" w:rsidRDefault="00000000" w:rsidRPr="00000000" w14:paraId="000000A8">
      <w:pPr>
        <w:numPr>
          <w:ilvl w:val="1"/>
          <w:numId w:val="15"/>
        </w:numPr>
        <w:ind w:left="1440" w:hanging="360"/>
      </w:pPr>
      <w:r w:rsidDel="00000000" w:rsidR="00000000" w:rsidRPr="00000000">
        <w:rPr>
          <w:b w:val="1"/>
          <w:bCs w:val="1"/>
          <w:rtl w:val="0"/>
        </w:rPr>
        <w:t xml:space="preserve">Build Capacity: </w:t>
      </w:r>
      <w:r w:rsidDel="00000000" w:rsidR="00000000" w:rsidRPr="00000000">
        <w:rPr>
          <w:rtl w:val="0"/>
        </w:rPr>
        <w:t xml:space="preserve">Host capacity-building series with experts to develop skills, knowledge, and expertise that create opportunities to strengthen resource mobilization within the community.</w:t>
      </w:r>
    </w:p>
    <w:p w:rsidR="00000000" w:rsidDel="00000000" w:rsidP="00000000" w:rsidRDefault="00000000" w:rsidRPr="00000000" w14:paraId="000000A9">
      <w:pPr>
        <w:numPr>
          <w:ilvl w:val="1"/>
          <w:numId w:val="15"/>
        </w:numPr>
        <w:ind w:left="1440" w:hanging="360"/>
      </w:pPr>
      <w:r w:rsidDel="00000000" w:rsidR="00000000" w:rsidRPr="00000000">
        <w:rPr>
          <w:b w:val="1"/>
          <w:bCs w:val="1"/>
          <w:rtl w:val="0"/>
        </w:rPr>
        <w:t xml:space="preserve">Establish Measurement System:</w:t>
      </w:r>
      <w:r w:rsidDel="00000000" w:rsidR="00000000" w:rsidRPr="00000000">
        <w:rPr>
          <w:rtl w:val="0"/>
        </w:rPr>
        <w:t xml:space="preserve"> Implement a common SDG impact measurement system to monitor, track, and communicate SDG impact indicators, tracking the development and growth of the value chain and transactional actors within the value chain </w:t>
      </w:r>
      <w:r w:rsidDel="00000000" w:rsidR="00000000" w:rsidRPr="00000000">
        <w:rPr>
          <w:rtl w:val="0"/>
        </w:rPr>
        <w:t xml:space="preserve">and local food systems </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ind w:firstLine="720"/>
        <w:rPr>
          <w:u w:val="single"/>
        </w:rPr>
      </w:pPr>
      <w:r w:rsidDel="00000000" w:rsidR="00000000" w:rsidRPr="00000000">
        <w:rPr>
          <w:u w:val="single"/>
          <w:rtl w:val="0"/>
        </w:rPr>
        <w:t xml:space="preserve">Key Performance Indicators:</w:t>
      </w:r>
    </w:p>
    <w:p w:rsidR="00000000" w:rsidDel="00000000" w:rsidP="00000000" w:rsidRDefault="00000000" w:rsidRPr="00000000" w14:paraId="000000AC">
      <w:pPr>
        <w:numPr>
          <w:ilvl w:val="1"/>
          <w:numId w:val="15"/>
        </w:numPr>
        <w:ind w:left="1440" w:hanging="360"/>
      </w:pPr>
      <w:r w:rsidDel="00000000" w:rsidR="00000000" w:rsidRPr="00000000">
        <w:rPr>
          <w:rtl w:val="0"/>
        </w:rPr>
        <w:t xml:space="preserve">Number of regional advisory roundtables hosted.</w:t>
      </w:r>
    </w:p>
    <w:p w:rsidR="00000000" w:rsidDel="00000000" w:rsidP="00000000" w:rsidRDefault="00000000" w:rsidRPr="00000000" w14:paraId="000000AD">
      <w:pPr>
        <w:numPr>
          <w:ilvl w:val="1"/>
          <w:numId w:val="15"/>
        </w:numPr>
        <w:ind w:left="1440" w:hanging="360"/>
      </w:pPr>
      <w:r w:rsidDel="00000000" w:rsidR="00000000" w:rsidRPr="00000000">
        <w:rPr>
          <w:rtl w:val="0"/>
        </w:rPr>
        <w:t xml:space="preserve">Number of focus strategies identified.</w:t>
      </w:r>
    </w:p>
    <w:p w:rsidR="00000000" w:rsidDel="00000000" w:rsidP="00000000" w:rsidRDefault="00000000" w:rsidRPr="00000000" w14:paraId="000000AE">
      <w:pPr>
        <w:numPr>
          <w:ilvl w:val="1"/>
          <w:numId w:val="15"/>
        </w:numPr>
        <w:ind w:left="1440" w:hanging="360"/>
      </w:pPr>
      <w:r w:rsidDel="00000000" w:rsidR="00000000" w:rsidRPr="00000000">
        <w:rPr>
          <w:rtl w:val="0"/>
        </w:rPr>
        <w:t xml:space="preserve">Number of strategic partnerships (transactional and support) developed.</w:t>
      </w:r>
    </w:p>
    <w:p w:rsidR="00000000" w:rsidDel="00000000" w:rsidP="00000000" w:rsidRDefault="00000000" w:rsidRPr="00000000" w14:paraId="000000AF">
      <w:pPr>
        <w:numPr>
          <w:ilvl w:val="1"/>
          <w:numId w:val="15"/>
        </w:numPr>
        <w:ind w:left="1440" w:hanging="360"/>
      </w:pPr>
      <w:r w:rsidDel="00000000" w:rsidR="00000000" w:rsidRPr="00000000">
        <w:rPr>
          <w:rtl w:val="0"/>
        </w:rPr>
        <w:t xml:space="preserve">Number of impact measurement systems developed and implemented.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project proposal and our organizations align with several United Nations Sustainable Development Goals (UNSDGs) that include: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SDG 2: Zero Hunger: Our project aims to promote sustainable and equitable food systems, addressing the need to end hunger, achieve food security, improve nutrition, and promote sustainable agriculture. By fostering a collaborative food culture and providing access to diverse and nutritious food options, we contribute to achieving SDG 2.</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SDG 3: Good Health and Well-being: Our project recognizes the importance of nutrition and access to diverse and nutritious food in maintaining good health. By promoting sustainable and healthy food practices within the targeted community, we contribute to improving health and well-being, aligning with SDG 3.</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SDG 5: Gender Equality: Our organizations work towards achieving gender equality and empowering all women and girls. We recognize the importance of women's equal participation and leadership in decision-making processes concerning food systems. By engaging diverse groups, including women, in our initiatives, we contribute to advancing SDG 5.</w:t>
      </w:r>
    </w:p>
    <w:p w:rsidR="00000000" w:rsidDel="00000000" w:rsidP="00000000" w:rsidRDefault="00000000" w:rsidRPr="00000000" w14:paraId="000000B6">
      <w:pPr>
        <w:numPr>
          <w:ilvl w:val="0"/>
          <w:numId w:val="3"/>
        </w:numPr>
        <w:ind w:left="720" w:hanging="360"/>
      </w:pPr>
      <w:commentRangeStart w:id="26"/>
      <w:r w:rsidDel="00000000" w:rsidR="00000000" w:rsidRPr="00000000">
        <w:rPr>
          <w:rtl w:val="0"/>
        </w:rPr>
        <w:t xml:space="preserve">SDG 10: Reduced Inequalities: Our project aims to reduce inequalities within and among countries. We address disparities in access to resources, opportunities, and services related to food production and consumption. By promoting inclusivity, equity, and collaboration, we contribute to SDG 10. </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SDG 12: Responsible Consumption and Production: Our project promotes sustainable consumption and production patterns throughout the food value chain. We emphasize minimizing food </w:t>
      </w:r>
      <w:r w:rsidDel="00000000" w:rsidR="00000000" w:rsidRPr="00000000">
        <w:rPr>
          <w:highlight w:val="green"/>
          <w:rtl w:val="0"/>
        </w:rPr>
        <w:t xml:space="preserve">(and packaging?)</w:t>
      </w:r>
      <w:r w:rsidDel="00000000" w:rsidR="00000000" w:rsidRPr="00000000">
        <w:rPr>
          <w:rtl w:val="0"/>
        </w:rPr>
        <w:t xml:space="preserve"> waste and adopting sustainable agricultural methods. By advocating for responsible practices, we contribute to achieving SDG 12.</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SDG 13: Climate Action: Our organizations recognize the urgent need to combat climate change and its impacts. We emphasize the role of sustainable agriculture and land use practices in mitigating climate change and building resilience in food systems. By promoting climate-friendly practices, we contribute to SDG 13.</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SDG 17: Partnerships for the Goals: Our organizations emphasize the importance of global partnerships and collaboration to achieve the SDGs. Through our initiatives, we foster partnerships and networks among stakeholders, engaging them in dialogue and workshops to create inclusive and sustainable food systems, aligning with SDG 17.</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Examples of how our organizations and project proposal address these SDGs include:</w:t>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Engaging diverse stakeholders, including women </w:t>
      </w:r>
      <w:r w:rsidDel="00000000" w:rsidR="00000000" w:rsidRPr="00000000">
        <w:rPr>
          <w:highlight w:val="green"/>
          <w:rtl w:val="0"/>
        </w:rPr>
        <w:t xml:space="preserve">and bipoc farmers and community leaders</w:t>
      </w:r>
      <w:r w:rsidDel="00000000" w:rsidR="00000000" w:rsidRPr="00000000">
        <w:rPr>
          <w:rtl w:val="0"/>
        </w:rPr>
        <w:t xml:space="preserve">, in workshops and events to promote gender equality and empower marginalized groups.</w:t>
      </w:r>
    </w:p>
    <w:p w:rsidR="00000000" w:rsidDel="00000000" w:rsidP="00000000" w:rsidRDefault="00000000" w:rsidRPr="00000000" w14:paraId="000000BD">
      <w:pPr>
        <w:numPr>
          <w:ilvl w:val="0"/>
          <w:numId w:val="9"/>
        </w:numPr>
        <w:ind w:left="720" w:hanging="360"/>
      </w:pPr>
      <w:r w:rsidDel="00000000" w:rsidR="00000000" w:rsidRPr="00000000">
        <w:rPr>
          <w:rtl w:val="0"/>
        </w:rPr>
        <w:t xml:space="preserve">Creating a toolkit on how to integrate the SDGs into operations, fostering responsible consumption and production patterns.</w:t>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Organizing regional roundtables to facilitate dialogue and collaboration, strengthening partnerships and networks in pursuit of the SDGs.</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Increasing awareness of the UNSDGs and Canada's role in advancing them through social media campaigns, media cards, and infographics.</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Advocating for sustainable agriculture and land use practices, contributing to climate action and resilience in food systems</w:t>
      </w:r>
    </w:p>
    <w:p w:rsidR="00000000" w:rsidDel="00000000" w:rsidP="00000000" w:rsidRDefault="00000000" w:rsidRPr="00000000" w14:paraId="000000C1">
      <w:pPr>
        <w:numPr>
          <w:ilvl w:val="0"/>
          <w:numId w:val="9"/>
        </w:numPr>
        <w:ind w:left="720" w:hanging="360"/>
        <w:rPr>
          <w:highlight w:val="green"/>
        </w:rPr>
      </w:pPr>
      <w:r w:rsidDel="00000000" w:rsidR="00000000" w:rsidRPr="00000000">
        <w:rPr>
          <w:highlight w:val="green"/>
          <w:rtl w:val="0"/>
        </w:rPr>
        <w:t xml:space="preserve">Reporting on progress with the SDGs, develop and implement an annual report card for food system stakeholders to assess and report on SDG progress with their farms, co-ops, communities (?) </w:t>
      </w:r>
    </w:p>
    <w:p w:rsidR="00000000" w:rsidDel="00000000" w:rsidP="00000000" w:rsidRDefault="00000000" w:rsidRPr="00000000" w14:paraId="000000C2">
      <w:pPr>
        <w:rPr/>
      </w:pPr>
      <w:r w:rsidDel="00000000" w:rsidR="00000000" w:rsidRPr="00000000">
        <w:rPr>
          <w:rtl w:val="0"/>
        </w:rPr>
        <w:t xml:space="preserve">By aligning our work with these SDGs, we aim to contribute to a more sustainable, equitable, and inclusive future in the local food and farm co-op sector </w:t>
      </w:r>
      <w:r w:rsidDel="00000000" w:rsidR="00000000" w:rsidRPr="00000000">
        <w:rPr>
          <w:rtl w:val="0"/>
        </w:rPr>
        <w:t xml:space="preserve">that will help to transform local food  systems to better support progress with the UNSDGs.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hd w:fill="ffffff" w:val="clear"/>
        <w:spacing w:after="180" w:lineRule="auto"/>
        <w:rPr>
          <w:b w:val="1"/>
          <w:bCs w:val="1"/>
          <w:color w:val="333333"/>
          <w:sz w:val="24"/>
          <w:szCs w:val="24"/>
        </w:rPr>
      </w:pPr>
      <w:r w:rsidDel="00000000" w:rsidR="00000000" w:rsidRPr="00000000">
        <w:rPr>
          <w:rtl w:val="0"/>
        </w:rPr>
      </w:r>
    </w:p>
    <w:p w:rsidR="00000000" w:rsidDel="00000000" w:rsidP="00000000" w:rsidRDefault="00000000" w:rsidRPr="00000000" w14:paraId="000000C6">
      <w:pPr>
        <w:shd w:fill="ffffff" w:val="clear"/>
        <w:spacing w:after="180" w:lineRule="auto"/>
        <w:rPr>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sanna Redekop" w:id="6" w:date="2023-12-18T20:07:17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VCC in the North can be used as a working example of how this can be / has been successful, and we can share how we feel that this model should expand in the North as well as how it would be viable to try this approach in the South too.</w:t>
      </w:r>
    </w:p>
  </w:comment>
  <w:comment w:author="Susanna Redekop" w:id="15" w:date="2024-01-08T17:34:3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this part was referring to, but needs editing.</w:t>
      </w:r>
    </w:p>
  </w:comment>
  <w:comment w:author="Jessica Cherry" w:id="24" w:date="2023-12-19T01:28:59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also Life on Land, Life Below Water, Industry, Innovation and Infrastructure, Sustainable Cities and Communities, Decent Work and Economic Growth that we could also touch on.</w:t>
      </w:r>
    </w:p>
  </w:comment>
  <w:comment w:author="Michelle Chin-Dawe" w:id="25" w:date="2023-12-22T15:14:1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pls feel free to add these were just at the top of my mind at the time</w:t>
      </w:r>
    </w:p>
  </w:comment>
  <w:comment w:author="Susanna Redekop" w:id="8" w:date="2023-12-18T20:04:4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me wonder if we put this into our application, if we're trying to be aligned with our values in working as allies in the food system with Indigenous communities (esp in the North), we really should either a) have an Indigenous liaison leading this work and/or b) work directly in partnership with Indigenous led organizations.  Are we still doing work with Keepers of the Circle?  What about the Friendship Centres or whichever the NW entities were that Jen was working with previously?  We don't want to just do lip service, it should be meaningful work... I wonder if maybe we connect with RAIN, their ARF project was about working directly with ONWAA and NORDIK to bring social finance info with a food lens to Indigenous Northern communities in partnership.  Some funds should flow to the communities we work with if this is the case.</w:t>
      </w:r>
    </w:p>
  </w:comment>
  <w:comment w:author="Michelle Chin-Dawe" w:id="9" w:date="2023-12-18T20:08:0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Susanna I agree with you.  I honestly only saw this particular part now but I agree we should either include part of the budget for an Indigenous community liaison, and if not then we should be clear about this in our application</w:t>
      </w:r>
    </w:p>
  </w:comment>
  <w:comment w:author="Jessica Cherry" w:id="20" w:date="2023-12-19T01:23:0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position it as "empowering social enterprises, including co-operatives, food hubs etc. A lot of the work we do in the North is focused on the social enterprise model/ co-operative principles and practises, and working with values-aligned farmers, restaurants, organization etc.</w:t>
      </w:r>
    </w:p>
  </w:comment>
  <w:comment w:author="Michelle Chin-Dawe" w:id="21" w:date="2023-12-22T15:13:2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@jessica@localfoodandfarm.coop yes, I tried adding social enterprises where I wrote co-ops, but please feel free to change as needed</w:t>
      </w:r>
    </w:p>
  </w:comment>
  <w:comment w:author="Michelle Chin-Dawe" w:id="3" w:date="2023-12-18T20:34:39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Local Food and Farm Co-operatives**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Food and Farm Co-operatives (LFFC) is a two-tier membership-based network dedicated to building local, sustainable food systems, equitable economies, and resilient communities all across the province of Ontario. Since 2009, LFFC has supported over 100 individuals, organizations, local food and farm co-operatives, and social enterprises through various programs, projects, and services. They fill the need for fostering vibrant, resilient, connected, and sustainable food and farm co-operatives in Ontario. LFFC provides organizing and development support for food and farming co-operatives and enterprises, supporting their growth and collaboration. They play a crucial role in community economic development, supporting new farmers, and establishing new markets in the local food and agriculture sector.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Northern Foodways Development Network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Northern Foodways Development Network (NFDN), an initiative of the Local Food and Farm Co-operative, is a Value Chain Coordination (VCC) entity. NFDN is a collaborative project that connects food leaders, innovators, and stakeholders in Northern Ontario. It aims to improve food-related outcomes for the region by serving as a hub for experts, resources, and information on resilient and sustainable foodways. NFDN fills the need for a collaborative solution to the challenges faced in the food industry in northern Ontario. It provides specific collaborative solutions such as flexible food hubs or depots for distribution outside urban centers. NFDN supports new northern farm groups and co-ops, facilitating regional infrastructure development for the local food sector in northern Ontario.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LFFC and NFDN address multiple Sustainable Development Goals (SDGs) through their work.</w:t>
      </w:r>
    </w:p>
  </w:comment>
  <w:comment w:author="Michelle Chin-Dawe" w:id="16" w:date="2023-12-19T00:15:04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@susanna.redekop@gmail.com I tried to re-do some sections to address your points in your email without losing some of the previous objectives/outcomes. @jessica@localfoodandfarm.coop below is just my attempt to bring everything together but please feel free to add where needed esp. around VCC.</w:t>
      </w:r>
    </w:p>
  </w:comment>
  <w:comment w:author="Michelle Chin-Dawe" w:id="17" w:date="2023-12-19T00:16:1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I'm not married to any of the project or program names, happy to go with whatever ppl like</w:t>
      </w:r>
    </w:p>
  </w:comment>
  <w:comment w:author="Jessica Cherry" w:id="18" w:date="2023-12-19T01:42:0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looking so great, Michelle! I'll take a closer look tomorrow morning with fresh eyes. But looks like it's coming together!</w:t>
      </w:r>
    </w:p>
  </w:comment>
  <w:comment w:author="Susanna Redekop" w:id="19" w:date="2023-12-19T02:55:50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work on this Michelle!</w:t>
      </w:r>
    </w:p>
  </w:comment>
  <w:comment w:author="Susanna Redekop" w:id="7" w:date="2023-12-18T19:54:5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possible, let's be clear that both organizations follow the same standards, share the same values, etc.</w:t>
      </w:r>
    </w:p>
  </w:comment>
  <w:comment w:author="Susanna Redekop" w:id="10" w:date="2023-12-18T19:47:15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project or program?  Or a general concept?  If the latter, shouldn't be capitalized.  We can highlight our past Indigenous Relations Coordinators' projects like the Indigenous Foodways workshops, etc. which are also recorded.</w:t>
      </w:r>
    </w:p>
  </w:comment>
  <w:comment w:author="Michelle Chin-Dawe" w:id="11" w:date="2023-12-18T19:53:3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@susanna.redekop@gmail.com from our website it's still listed as a previous program/project. The resources are still there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Susanna Redekop reacted with 👍 at 2023-12-18 19:55 PM</w:t>
      </w:r>
    </w:p>
  </w:comment>
  <w:comment w:author="Susanna Redekop" w:id="12" w:date="2024-01-08T17:26:5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clarity.  I just amended this to read "Decolonizing Food Systems project" in this case.</w:t>
      </w:r>
    </w:p>
  </w:comment>
  <w:comment w:author="Michelle Chin-Dawe" w:id="26" w:date="2023-12-22T15:15:0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look into this- see Jo's comment)</w:t>
      </w:r>
    </w:p>
  </w:comment>
  <w:comment w:author="Michelle Chin-Dawe" w:id="0" w:date="2023-12-18T16:36:30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this because it said it has to start Aug'23 on the website</w:t>
      </w:r>
    </w:p>
  </w:comment>
  <w:comment w:author="Susanna Redekop" w:id="13" w:date="2024-01-08T17:33:4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@jogreylift@gmail.com - can you review/edit this part about SJTCC please?  Trying to demonstrate our membership/partnership with your org doing great SDG/BIPOC led work.</w:t>
      </w:r>
    </w:p>
  </w:comment>
  <w:comment w:author="Josephine Grey" w:id="14" w:date="2024-01-09T05:16:07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 we are applying to do a research council that will design test and create a toolkit for diverse urban food hubs/orgs</w:t>
      </w:r>
    </w:p>
  </w:comment>
  <w:comment w:author="Susanna Redekop" w:id="4" w:date="2023-12-18T19:50:5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NFDN Coordinators @jessica@localfoodandfarm.coop - Add another sentence about what NFDN does.</w:t>
      </w:r>
    </w:p>
  </w:comment>
  <w:comment w:author="Michelle Chin-Dawe" w:id="5" w:date="2023-12-18T19:52:53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@susanna.redekop@gmail.com @jessica@localfoodandfarm.coop I added something from their website, hope its ok</w:t>
      </w:r>
    </w:p>
  </w:comment>
  <w:comment w:author="Susanna Redekop" w:id="1" w:date="2023-12-18T19:52:5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have these sections that explain about each organization and what each does respectively, to make it clear this is a partnership we are applying to this grant as.</w:t>
      </w:r>
    </w:p>
  </w:comment>
  <w:comment w:author="Michelle Chin-Dawe" w:id="2" w:date="2023-12-22T15:07:3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@susanna.redekop@gmail.com good point, I think we should also include a little about OCA</w:t>
      </w:r>
    </w:p>
  </w:comment>
  <w:comment w:author="Jessica Cherry" w:id="22" w:date="2023-12-19T01:18:4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also include the social and economic impact alongside the environmental impact that these social enterprises bring to Ontario communities (i.e. recirculating dollars into local economies, supporting other local suppliers, increasing access to healthy, local food, etc.), which leads to resiliency and sustainability in the sector.</w:t>
      </w:r>
    </w:p>
  </w:comment>
  <w:comment w:author="Michelle Chin-Dawe" w:id="23" w:date="2023-12-22T15:13:4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ntano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rFonts w:ascii="Arial" w:cs="Arial" w:eastAsia="Arial" w:hAnsi="Arial"/>
        <w:color w:val="333333"/>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iJ4ODDy56A2_gElkl77-Vtuy8BYDjfmY5byeHV11wy4/edit" TargetMode="External"/><Relationship Id="rId10" Type="http://schemas.openxmlformats.org/officeDocument/2006/relationships/hyperlink" Target="https://catalogue.servicecanada.gc.ca/apps/EForms/pdf/en/ESDC-EMP5573.pdf" TargetMode="External"/><Relationship Id="rId9" Type="http://schemas.openxmlformats.org/officeDocument/2006/relationships/hyperlink" Target="https://catalogue.servicecanada.gc.ca/content/EForms/en/CallForm.html?Lang=en&amp;PDF=ESDC-EMP5671.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anada.ca/en/employment-social-development/services/funding/sustainable-development-goals-grants.html" TargetMode="External"/><Relationship Id="rId8" Type="http://schemas.openxmlformats.org/officeDocument/2006/relationships/hyperlink" Target="https://www.canada.ca/en/employment-social-development/services/funding/sustainable-development-goals-grants/prepare-apply.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ntanoSans-regular.ttf"/><Relationship Id="rId2" Type="http://schemas.openxmlformats.org/officeDocument/2006/relationships/font" Target="fonts/Pontan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